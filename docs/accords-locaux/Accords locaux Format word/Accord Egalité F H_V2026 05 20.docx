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5857" w14:textId="77777777" w:rsidR="0066370F" w:rsidRDefault="0066370F" w:rsidP="00D232DF">
      <w:pPr>
        <w:rPr>
          <w:rFonts w:asciiTheme="minorHAnsi" w:hAnsiTheme="minorHAnsi" w:cstheme="minorHAnsi"/>
          <w:b/>
          <w:szCs w:val="22"/>
          <w:u w:val="single"/>
        </w:rPr>
      </w:pPr>
    </w:p>
    <w:p w14:paraId="4EADAE1D" w14:textId="77777777" w:rsidR="0066370F" w:rsidRDefault="0066370F" w:rsidP="00D232DF">
      <w:pPr>
        <w:rPr>
          <w:rFonts w:asciiTheme="minorHAnsi" w:hAnsiTheme="minorHAnsi" w:cstheme="minorHAnsi"/>
          <w:b/>
          <w:szCs w:val="22"/>
          <w:u w:val="single"/>
        </w:rPr>
      </w:pPr>
    </w:p>
    <w:p w14:paraId="77FD6453" w14:textId="77777777" w:rsidR="00D232DF" w:rsidRPr="0054179D" w:rsidRDefault="00D232DF" w:rsidP="00D232DF">
      <w:pPr>
        <w:rPr>
          <w:rFonts w:asciiTheme="minorHAnsi" w:hAnsiTheme="minorHAnsi" w:cstheme="minorHAnsi"/>
          <w:b/>
          <w:szCs w:val="22"/>
          <w:u w:val="single"/>
        </w:rPr>
      </w:pPr>
      <w:proofErr w:type="gramStart"/>
      <w:r w:rsidRPr="0054179D">
        <w:rPr>
          <w:rFonts w:asciiTheme="minorHAnsi" w:hAnsiTheme="minorHAnsi" w:cstheme="minorHAnsi"/>
          <w:b/>
          <w:szCs w:val="22"/>
          <w:u w:val="single"/>
        </w:rPr>
        <w:t>ENTRE LES</w:t>
      </w:r>
      <w:proofErr w:type="gramEnd"/>
      <w:r w:rsidRPr="0054179D">
        <w:rPr>
          <w:rFonts w:asciiTheme="minorHAnsi" w:hAnsiTheme="minorHAnsi" w:cstheme="minorHAnsi"/>
          <w:b/>
          <w:szCs w:val="22"/>
          <w:u w:val="single"/>
        </w:rPr>
        <w:t xml:space="preserve"> SOUSSIGNES</w:t>
      </w:r>
      <w:r w:rsidRPr="0054179D">
        <w:rPr>
          <w:rFonts w:asciiTheme="minorHAnsi" w:hAnsiTheme="minorHAnsi" w:cstheme="minorHAnsi"/>
          <w:b/>
          <w:szCs w:val="22"/>
        </w:rPr>
        <w:t> :</w:t>
      </w:r>
    </w:p>
    <w:p w14:paraId="4EFEC388" w14:textId="77777777" w:rsidR="00D232DF" w:rsidRPr="0054179D" w:rsidRDefault="00D232DF" w:rsidP="00D232DF">
      <w:pPr>
        <w:rPr>
          <w:rFonts w:asciiTheme="minorHAnsi" w:hAnsiTheme="minorHAnsi" w:cstheme="minorHAnsi"/>
          <w:b/>
          <w:szCs w:val="22"/>
        </w:rPr>
      </w:pPr>
    </w:p>
    <w:p w14:paraId="1EA00A28" w14:textId="77777777" w:rsidR="00041FF8" w:rsidRPr="00DF430E" w:rsidRDefault="00041FF8" w:rsidP="00041FF8">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7CB25A86" w14:textId="77777777" w:rsidR="00041FF8" w:rsidRPr="00DF430E" w:rsidRDefault="00041FF8" w:rsidP="00041FF8">
      <w:pPr>
        <w:spacing w:line="276" w:lineRule="auto"/>
        <w:rPr>
          <w:rFonts w:asciiTheme="minorHAnsi" w:hAnsiTheme="minorHAnsi" w:cstheme="minorHAnsi"/>
          <w:szCs w:val="22"/>
        </w:rPr>
      </w:pPr>
    </w:p>
    <w:p w14:paraId="6147B725" w14:textId="77777777" w:rsidR="00041FF8" w:rsidRPr="00DF430E" w:rsidRDefault="00041FF8" w:rsidP="00041FF8">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1749F902" w14:textId="77777777" w:rsidR="00041FF8" w:rsidRPr="0054179D" w:rsidRDefault="00041FF8" w:rsidP="00041FF8">
      <w:pPr>
        <w:rPr>
          <w:rFonts w:asciiTheme="minorHAnsi" w:hAnsiTheme="minorHAnsi" w:cstheme="minorHAnsi"/>
          <w:bCs/>
          <w:iCs/>
          <w:caps/>
          <w:szCs w:val="22"/>
        </w:rPr>
      </w:pPr>
    </w:p>
    <w:p w14:paraId="0BE29127" w14:textId="77777777" w:rsidR="00041FF8" w:rsidRPr="0054179D" w:rsidRDefault="00041FF8" w:rsidP="00041FF8">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Pr="0054179D">
        <w:rPr>
          <w:rFonts w:asciiTheme="minorHAnsi" w:hAnsiTheme="minorHAnsi" w:cstheme="minorHAnsi"/>
          <w:b/>
          <w:bCs/>
          <w:szCs w:val="22"/>
        </w:rPr>
        <w:t>’une</w:t>
      </w:r>
      <w:proofErr w:type="gramEnd"/>
      <w:r w:rsidRPr="0054179D">
        <w:rPr>
          <w:rFonts w:asciiTheme="minorHAnsi" w:hAnsiTheme="minorHAnsi" w:cstheme="minorHAnsi"/>
          <w:b/>
          <w:bCs/>
          <w:szCs w:val="22"/>
        </w:rPr>
        <w:t xml:space="preserve"> part</w:t>
      </w:r>
      <w:r w:rsidRPr="0054179D">
        <w:rPr>
          <w:rFonts w:asciiTheme="minorHAnsi" w:hAnsiTheme="minorHAnsi" w:cstheme="minorHAnsi"/>
          <w:b/>
          <w:bCs/>
          <w:caps/>
          <w:szCs w:val="22"/>
        </w:rPr>
        <w:t>,</w:t>
      </w:r>
    </w:p>
    <w:p w14:paraId="0DE74D54" w14:textId="77777777" w:rsidR="00041FF8" w:rsidRDefault="00041FF8" w:rsidP="00041FF8">
      <w:pPr>
        <w:rPr>
          <w:rFonts w:asciiTheme="minorHAnsi" w:hAnsiTheme="minorHAnsi" w:cstheme="minorHAnsi"/>
          <w:b/>
          <w:bCs/>
          <w:szCs w:val="22"/>
        </w:rPr>
      </w:pPr>
    </w:p>
    <w:p w14:paraId="7D8E3FEA" w14:textId="77777777" w:rsidR="00041FF8" w:rsidRPr="0054179D" w:rsidRDefault="00041FF8" w:rsidP="00041FF8">
      <w:pPr>
        <w:rPr>
          <w:rFonts w:asciiTheme="minorHAnsi" w:hAnsiTheme="minorHAnsi" w:cstheme="minorHAnsi"/>
          <w:b/>
          <w:bCs/>
          <w:szCs w:val="22"/>
        </w:rPr>
      </w:pPr>
    </w:p>
    <w:p w14:paraId="5537013F" w14:textId="77777777" w:rsidR="00041FF8" w:rsidRPr="0054179D" w:rsidRDefault="00041FF8" w:rsidP="00041FF8">
      <w:pPr>
        <w:rPr>
          <w:rFonts w:asciiTheme="minorHAnsi" w:hAnsiTheme="minorHAnsi" w:cstheme="minorHAnsi"/>
          <w:b/>
          <w:bCs/>
          <w:szCs w:val="22"/>
        </w:rPr>
      </w:pPr>
      <w:r w:rsidRPr="0054179D">
        <w:rPr>
          <w:rFonts w:asciiTheme="minorHAnsi" w:hAnsiTheme="minorHAnsi" w:cstheme="minorHAnsi"/>
          <w:b/>
          <w:bCs/>
          <w:szCs w:val="22"/>
        </w:rPr>
        <w:t xml:space="preserve">Et </w:t>
      </w:r>
    </w:p>
    <w:p w14:paraId="3A37B6DD" w14:textId="77777777" w:rsidR="00041FF8" w:rsidRDefault="00041FF8" w:rsidP="00041FF8">
      <w:pPr>
        <w:rPr>
          <w:rFonts w:asciiTheme="minorHAnsi" w:hAnsiTheme="minorHAnsi" w:cstheme="minorHAnsi"/>
          <w:b/>
          <w:bCs/>
          <w:szCs w:val="22"/>
          <w:highlight w:val="lightGray"/>
        </w:rPr>
      </w:pPr>
    </w:p>
    <w:p w14:paraId="066F021F" w14:textId="77777777" w:rsidR="00041FF8" w:rsidRPr="0054179D" w:rsidRDefault="00041FF8" w:rsidP="00041FF8">
      <w:pPr>
        <w:rPr>
          <w:rFonts w:asciiTheme="minorHAnsi" w:hAnsiTheme="minorHAnsi" w:cstheme="minorHAnsi"/>
          <w:b/>
          <w:bCs/>
          <w:szCs w:val="22"/>
          <w:highlight w:val="lightGray"/>
        </w:rPr>
      </w:pPr>
    </w:p>
    <w:p w14:paraId="6BB11DD3" w14:textId="77777777" w:rsidR="001A264F" w:rsidRPr="0054179D" w:rsidRDefault="001A264F" w:rsidP="001A264F">
      <w:pPr>
        <w:rPr>
          <w:rFonts w:asciiTheme="minorHAnsi" w:hAnsiTheme="minorHAnsi" w:cstheme="minorHAnsi"/>
          <w:szCs w:val="22"/>
        </w:rPr>
      </w:pPr>
      <w:r w:rsidRPr="0054179D">
        <w:rPr>
          <w:rFonts w:asciiTheme="minorHAnsi" w:hAnsiTheme="minorHAnsi" w:cstheme="minorHAnsi"/>
          <w:szCs w:val="22"/>
        </w:rPr>
        <w:t>Le</w:t>
      </w:r>
      <w:r>
        <w:rPr>
          <w:rFonts w:asciiTheme="minorHAnsi" w:hAnsiTheme="minorHAnsi" w:cstheme="minorHAnsi"/>
          <w:szCs w:val="22"/>
        </w:rPr>
        <w:t>s organisations syndicales représentatives suivantes :</w:t>
      </w:r>
    </w:p>
    <w:p w14:paraId="04D21B32" w14:textId="77777777" w:rsidR="001A264F" w:rsidRDefault="001A264F" w:rsidP="001A264F">
      <w:pPr>
        <w:ind w:right="-2"/>
        <w:contextualSpacing/>
        <w:rPr>
          <w:rFonts w:asciiTheme="minorHAnsi" w:hAnsiTheme="minorHAnsi" w:cstheme="minorHAnsi"/>
          <w:szCs w:val="22"/>
        </w:rPr>
      </w:pPr>
    </w:p>
    <w:p w14:paraId="0B6A043D" w14:textId="77777777" w:rsidR="001A264F" w:rsidRDefault="001A264F" w:rsidP="009C12DD">
      <w:pPr>
        <w:pStyle w:val="Paragraphedeliste"/>
        <w:numPr>
          <w:ilvl w:val="0"/>
          <w:numId w:val="6"/>
        </w:numPr>
        <w:ind w:right="-2"/>
        <w:contextualSpacing/>
        <w:rPr>
          <w:rFonts w:asciiTheme="minorHAnsi" w:hAnsiTheme="minorHAnsi" w:cstheme="minorHAnsi"/>
          <w:szCs w:val="22"/>
        </w:rPr>
      </w:pPr>
      <w:r>
        <w:rPr>
          <w:rFonts w:asciiTheme="minorHAnsi" w:hAnsiTheme="minorHAnsi" w:cstheme="minorHAnsi"/>
          <w:szCs w:val="22"/>
        </w:rPr>
        <w:t xml:space="preserve">Pour l’organisation syndicale </w:t>
      </w:r>
      <w:r w:rsidRPr="009D7F5A">
        <w:rPr>
          <w:rFonts w:asciiTheme="minorHAnsi" w:hAnsiTheme="minorHAnsi" w:cstheme="minorHAnsi"/>
          <w:b/>
          <w:szCs w:val="22"/>
        </w:rPr>
        <w:t>CGT-FO</w:t>
      </w:r>
      <w:r>
        <w:rPr>
          <w:rFonts w:asciiTheme="minorHAnsi" w:hAnsiTheme="minorHAnsi" w:cstheme="minorHAnsi"/>
          <w:szCs w:val="22"/>
        </w:rPr>
        <w:t xml:space="preserve"> représentée par Monsieur </w:t>
      </w:r>
      <w:r w:rsidR="00F429C1">
        <w:rPr>
          <w:rFonts w:asciiTheme="minorHAnsi" w:hAnsiTheme="minorHAnsi" w:cstheme="minorHAnsi"/>
          <w:szCs w:val="22"/>
        </w:rPr>
        <w:t xml:space="preserve">David DI PERI </w:t>
      </w:r>
      <w:r>
        <w:rPr>
          <w:rFonts w:asciiTheme="minorHAnsi" w:hAnsiTheme="minorHAnsi" w:cstheme="minorHAnsi"/>
          <w:szCs w:val="22"/>
        </w:rPr>
        <w:t>agissant en qualité de délégué syndical central</w:t>
      </w:r>
    </w:p>
    <w:p w14:paraId="7D315F0A" w14:textId="77777777" w:rsidR="001A264F" w:rsidRPr="00DF430E" w:rsidRDefault="001A264F" w:rsidP="001A264F">
      <w:pPr>
        <w:pStyle w:val="Paragraphedeliste"/>
        <w:ind w:left="720" w:right="-2"/>
        <w:contextualSpacing/>
        <w:rPr>
          <w:rFonts w:asciiTheme="minorHAnsi" w:hAnsiTheme="minorHAnsi" w:cstheme="minorHAnsi"/>
          <w:szCs w:val="22"/>
        </w:rPr>
      </w:pPr>
    </w:p>
    <w:p w14:paraId="6A17FC64" w14:textId="77777777" w:rsidR="001A264F" w:rsidRDefault="001A264F" w:rsidP="009C12DD">
      <w:pPr>
        <w:pStyle w:val="Paragraphedeliste"/>
        <w:numPr>
          <w:ilvl w:val="0"/>
          <w:numId w:val="6"/>
        </w:numPr>
        <w:ind w:right="-2"/>
        <w:contextualSpacing/>
        <w:rPr>
          <w:rFonts w:asciiTheme="minorHAnsi" w:hAnsiTheme="minorHAnsi" w:cstheme="minorHAnsi"/>
          <w:szCs w:val="22"/>
        </w:rPr>
      </w:pPr>
      <w:r>
        <w:rPr>
          <w:rFonts w:asciiTheme="minorHAnsi" w:hAnsiTheme="minorHAnsi" w:cstheme="minorHAnsi"/>
          <w:szCs w:val="22"/>
        </w:rPr>
        <w:t xml:space="preserve">Pour l’organisation syndicale </w:t>
      </w:r>
      <w:r w:rsidRPr="009D7F5A">
        <w:rPr>
          <w:rFonts w:asciiTheme="minorHAnsi" w:hAnsiTheme="minorHAnsi" w:cstheme="minorHAnsi"/>
          <w:b/>
          <w:szCs w:val="22"/>
        </w:rPr>
        <w:t>Sud Santé-Sociaux</w:t>
      </w:r>
      <w:r>
        <w:rPr>
          <w:rFonts w:asciiTheme="minorHAnsi" w:hAnsiTheme="minorHAnsi" w:cstheme="minorHAnsi"/>
          <w:szCs w:val="22"/>
        </w:rPr>
        <w:t xml:space="preserve"> représen</w:t>
      </w:r>
      <w:r w:rsidR="007914D1">
        <w:rPr>
          <w:rFonts w:asciiTheme="minorHAnsi" w:hAnsiTheme="minorHAnsi" w:cstheme="minorHAnsi"/>
          <w:szCs w:val="22"/>
        </w:rPr>
        <w:t>tée par M</w:t>
      </w:r>
      <w:r w:rsidR="00F429C1">
        <w:rPr>
          <w:rFonts w:asciiTheme="minorHAnsi" w:hAnsiTheme="minorHAnsi" w:cstheme="minorHAnsi"/>
          <w:szCs w:val="22"/>
        </w:rPr>
        <w:t xml:space="preserve">onsieur Julien ROSAN </w:t>
      </w:r>
      <w:r>
        <w:rPr>
          <w:rFonts w:asciiTheme="minorHAnsi" w:hAnsiTheme="minorHAnsi" w:cstheme="minorHAnsi"/>
          <w:szCs w:val="22"/>
        </w:rPr>
        <w:t>agissant en qualité de délégué</w:t>
      </w:r>
      <w:r w:rsidR="00F429C1">
        <w:rPr>
          <w:rFonts w:asciiTheme="minorHAnsi" w:hAnsiTheme="minorHAnsi" w:cstheme="minorHAnsi"/>
          <w:szCs w:val="22"/>
        </w:rPr>
        <w:t xml:space="preserve"> syndical central</w:t>
      </w:r>
    </w:p>
    <w:p w14:paraId="353A689D" w14:textId="77777777" w:rsidR="001A264F" w:rsidRPr="009D7F5A" w:rsidRDefault="001A264F" w:rsidP="001A264F">
      <w:pPr>
        <w:pStyle w:val="Paragraphedeliste"/>
        <w:rPr>
          <w:rFonts w:asciiTheme="minorHAnsi" w:hAnsiTheme="minorHAnsi" w:cstheme="minorHAnsi"/>
          <w:szCs w:val="22"/>
        </w:rPr>
      </w:pPr>
    </w:p>
    <w:p w14:paraId="1CCC122C" w14:textId="77777777" w:rsidR="001A264F" w:rsidRPr="00DF430E" w:rsidRDefault="001A264F" w:rsidP="009C12DD">
      <w:pPr>
        <w:pStyle w:val="Paragraphedeliste"/>
        <w:numPr>
          <w:ilvl w:val="0"/>
          <w:numId w:val="6"/>
        </w:numPr>
        <w:ind w:right="-2"/>
        <w:contextualSpacing/>
        <w:rPr>
          <w:rFonts w:asciiTheme="minorHAnsi" w:hAnsiTheme="minorHAnsi" w:cstheme="minorHAnsi"/>
          <w:szCs w:val="22"/>
        </w:rPr>
      </w:pPr>
      <w:r>
        <w:rPr>
          <w:rFonts w:asciiTheme="minorHAnsi" w:hAnsiTheme="minorHAnsi" w:cstheme="minorHAnsi"/>
          <w:szCs w:val="22"/>
        </w:rPr>
        <w:t xml:space="preserve">Pour l’organisation syndicale </w:t>
      </w:r>
      <w:r>
        <w:rPr>
          <w:rFonts w:asciiTheme="minorHAnsi" w:hAnsiTheme="minorHAnsi" w:cstheme="minorHAnsi"/>
          <w:b/>
          <w:szCs w:val="22"/>
        </w:rPr>
        <w:t>CFE-CGC</w:t>
      </w:r>
      <w:r>
        <w:rPr>
          <w:rFonts w:asciiTheme="minorHAnsi" w:hAnsiTheme="minorHAnsi" w:cstheme="minorHAnsi"/>
          <w:szCs w:val="22"/>
        </w:rPr>
        <w:t xml:space="preserve"> représentée par </w:t>
      </w:r>
      <w:r w:rsidR="00F429C1">
        <w:rPr>
          <w:rFonts w:asciiTheme="minorHAnsi" w:hAnsiTheme="minorHAnsi" w:cstheme="minorHAnsi"/>
          <w:szCs w:val="22"/>
        </w:rPr>
        <w:t xml:space="preserve">Monsieur Maxime BREMAUD </w:t>
      </w:r>
      <w:r>
        <w:rPr>
          <w:rFonts w:asciiTheme="minorHAnsi" w:hAnsiTheme="minorHAnsi" w:cstheme="minorHAnsi"/>
          <w:szCs w:val="22"/>
        </w:rPr>
        <w:t>agissant en qualité de délégué syndical</w:t>
      </w:r>
      <w:r w:rsidR="00F429C1">
        <w:rPr>
          <w:rFonts w:asciiTheme="minorHAnsi" w:hAnsiTheme="minorHAnsi" w:cstheme="minorHAnsi"/>
          <w:szCs w:val="22"/>
        </w:rPr>
        <w:t xml:space="preserve"> central</w:t>
      </w:r>
    </w:p>
    <w:p w14:paraId="5BE1F23B" w14:textId="77777777" w:rsidR="00041FF8" w:rsidRDefault="00041FF8" w:rsidP="00041FF8">
      <w:pPr>
        <w:ind w:right="-2"/>
        <w:contextualSpacing/>
        <w:rPr>
          <w:rFonts w:asciiTheme="minorHAnsi" w:hAnsiTheme="minorHAnsi" w:cstheme="minorHAnsi"/>
          <w:szCs w:val="22"/>
        </w:rPr>
      </w:pPr>
    </w:p>
    <w:p w14:paraId="0616AFE2" w14:textId="77777777" w:rsidR="00041FF8" w:rsidRPr="00DF430E" w:rsidRDefault="00041FF8" w:rsidP="00041FF8">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Pr="00DF430E">
        <w:rPr>
          <w:rFonts w:asciiTheme="minorHAnsi" w:hAnsiTheme="minorHAnsi" w:cstheme="minorHAnsi"/>
          <w:b/>
          <w:szCs w:val="22"/>
        </w:rPr>
        <w:t>’autre</w:t>
      </w:r>
      <w:proofErr w:type="gramEnd"/>
      <w:r w:rsidRPr="00DF430E">
        <w:rPr>
          <w:rFonts w:asciiTheme="minorHAnsi" w:hAnsiTheme="minorHAnsi" w:cstheme="minorHAnsi"/>
          <w:b/>
          <w:szCs w:val="22"/>
        </w:rPr>
        <w:t xml:space="preserve"> part,</w:t>
      </w:r>
    </w:p>
    <w:p w14:paraId="2F661A8A" w14:textId="77777777" w:rsidR="00041FF8" w:rsidRDefault="00041FF8" w:rsidP="00041FF8">
      <w:pPr>
        <w:ind w:right="-2"/>
        <w:contextualSpacing/>
        <w:rPr>
          <w:rFonts w:asciiTheme="minorHAnsi" w:hAnsiTheme="minorHAnsi" w:cstheme="minorHAnsi"/>
          <w:szCs w:val="22"/>
        </w:rPr>
      </w:pPr>
    </w:p>
    <w:p w14:paraId="7B14E4C4" w14:textId="77777777" w:rsidR="00041FF8" w:rsidRDefault="00041FF8" w:rsidP="00041FF8">
      <w:pPr>
        <w:ind w:right="-2"/>
        <w:contextualSpacing/>
        <w:rPr>
          <w:rFonts w:asciiTheme="minorHAnsi" w:hAnsiTheme="minorHAnsi" w:cstheme="minorHAnsi"/>
          <w:szCs w:val="22"/>
        </w:rPr>
      </w:pPr>
    </w:p>
    <w:p w14:paraId="6B991BBA" w14:textId="77777777" w:rsidR="00041FF8" w:rsidRDefault="00041FF8" w:rsidP="00041FF8">
      <w:pPr>
        <w:ind w:right="-2"/>
        <w:contextualSpacing/>
        <w:rPr>
          <w:rFonts w:asciiTheme="minorHAnsi" w:hAnsiTheme="minorHAnsi" w:cstheme="minorHAnsi"/>
          <w:szCs w:val="22"/>
        </w:rPr>
      </w:pPr>
    </w:p>
    <w:p w14:paraId="6BC99765" w14:textId="77777777" w:rsidR="00041FF8" w:rsidRDefault="00041FF8" w:rsidP="00041FF8">
      <w:pPr>
        <w:ind w:right="-2"/>
        <w:contextualSpacing/>
        <w:rPr>
          <w:rFonts w:asciiTheme="minorHAnsi" w:hAnsiTheme="minorHAnsi" w:cstheme="minorHAnsi"/>
          <w:szCs w:val="22"/>
        </w:rPr>
      </w:pPr>
    </w:p>
    <w:p w14:paraId="2FC1DC07" w14:textId="77777777" w:rsidR="00041FF8" w:rsidRDefault="00041FF8" w:rsidP="00041FF8">
      <w:pPr>
        <w:ind w:right="-2"/>
        <w:contextualSpacing/>
        <w:rPr>
          <w:rFonts w:asciiTheme="minorHAnsi" w:hAnsiTheme="minorHAnsi" w:cstheme="minorHAnsi"/>
          <w:szCs w:val="22"/>
        </w:rPr>
      </w:pPr>
    </w:p>
    <w:p w14:paraId="3B22C665" w14:textId="77777777" w:rsidR="00041FF8" w:rsidRPr="00DF430E" w:rsidRDefault="00041FF8" w:rsidP="00041FF8">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4021DFF7" w14:textId="77777777" w:rsidR="00041FF8" w:rsidRDefault="00041FF8" w:rsidP="00041FF8">
      <w:pPr>
        <w:ind w:right="-2"/>
        <w:contextualSpacing/>
        <w:rPr>
          <w:rFonts w:asciiTheme="minorHAnsi" w:hAnsiTheme="minorHAnsi" w:cstheme="minorHAnsi"/>
          <w:szCs w:val="22"/>
        </w:rPr>
      </w:pPr>
    </w:p>
    <w:p w14:paraId="6E99E74F" w14:textId="77777777" w:rsidR="00041FF8" w:rsidRDefault="00041FF8" w:rsidP="00041FF8">
      <w:pPr>
        <w:ind w:right="-2"/>
        <w:contextualSpacing/>
        <w:rPr>
          <w:rFonts w:asciiTheme="minorHAnsi" w:hAnsiTheme="minorHAnsi" w:cstheme="minorHAnsi"/>
          <w:szCs w:val="22"/>
        </w:rPr>
      </w:pPr>
    </w:p>
    <w:p w14:paraId="214BC713" w14:textId="77777777" w:rsidR="00041FF8" w:rsidRDefault="00041FF8" w:rsidP="00041FF8">
      <w:pPr>
        <w:jc w:val="left"/>
        <w:rPr>
          <w:rFonts w:asciiTheme="minorHAnsi" w:hAnsiTheme="minorHAnsi" w:cstheme="minorHAnsi"/>
          <w:szCs w:val="22"/>
        </w:rPr>
      </w:pPr>
      <w:r>
        <w:rPr>
          <w:rFonts w:asciiTheme="minorHAnsi" w:hAnsiTheme="minorHAnsi" w:cstheme="minorHAnsi"/>
          <w:szCs w:val="22"/>
        </w:rPr>
        <w:br w:type="page"/>
      </w:r>
    </w:p>
    <w:p w14:paraId="7320E3AA" w14:textId="77777777" w:rsidR="002B2353" w:rsidRPr="00760051" w:rsidRDefault="002B2353" w:rsidP="002B2353">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lastRenderedPageBreak/>
        <w:t>ARTICLE 1 – LA SENSIBILISATION DES SALARIES A L’EGALITE F/H</w:t>
      </w:r>
    </w:p>
    <w:p w14:paraId="4FCAE0B3" w14:textId="77777777" w:rsidR="002B2353" w:rsidRDefault="002B2353" w:rsidP="002B2353">
      <w:pPr>
        <w:pStyle w:val="Paragraphedeliste"/>
        <w:ind w:left="0" w:right="-2"/>
        <w:rPr>
          <w:rFonts w:asciiTheme="minorHAnsi" w:hAnsiTheme="minorHAnsi" w:cstheme="minorHAnsi"/>
          <w:szCs w:val="22"/>
        </w:rPr>
      </w:pPr>
    </w:p>
    <w:p w14:paraId="460DB7C8" w14:textId="4BA897B2" w:rsidR="00712BC6" w:rsidRPr="00EE770F" w:rsidRDefault="00712BC6" w:rsidP="00712BC6">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1.1 Formation à l’égalité FH</w:t>
      </w:r>
    </w:p>
    <w:p w14:paraId="635B8132" w14:textId="77777777" w:rsidR="00712BC6" w:rsidRDefault="00712BC6" w:rsidP="002B2353">
      <w:pPr>
        <w:pStyle w:val="Paragraphedeliste"/>
        <w:ind w:left="0" w:right="-2"/>
        <w:rPr>
          <w:rFonts w:asciiTheme="minorHAnsi" w:hAnsiTheme="minorHAnsi" w:cstheme="minorHAnsi"/>
          <w:szCs w:val="22"/>
        </w:rPr>
      </w:pPr>
    </w:p>
    <w:p w14:paraId="4BD0494E" w14:textId="77777777" w:rsidR="00712BC6" w:rsidRDefault="00712BC6" w:rsidP="002B2353">
      <w:pPr>
        <w:pStyle w:val="Paragraphedeliste"/>
        <w:ind w:left="0" w:right="-2"/>
        <w:rPr>
          <w:rFonts w:asciiTheme="minorHAnsi" w:hAnsiTheme="minorHAnsi" w:cstheme="minorHAnsi"/>
          <w:szCs w:val="22"/>
        </w:rPr>
      </w:pPr>
    </w:p>
    <w:p w14:paraId="351B1B41" w14:textId="77777777" w:rsidR="002B2353" w:rsidRPr="007A56D2" w:rsidRDefault="002B2353" w:rsidP="002B2353">
      <w:pPr>
        <w:spacing w:after="120"/>
        <w:ind w:right="-2"/>
        <w:rPr>
          <w:rFonts w:asciiTheme="minorHAnsi" w:hAnsiTheme="minorHAnsi" w:cstheme="minorHAnsi"/>
          <w:b/>
          <w:i/>
          <w:szCs w:val="22"/>
        </w:rPr>
      </w:pPr>
      <w:r w:rsidRPr="007A56D2">
        <w:rPr>
          <w:rFonts w:asciiTheme="minorHAnsi" w:hAnsiTheme="minorHAnsi" w:cstheme="minorHAnsi"/>
          <w:b/>
          <w:i/>
          <w:szCs w:val="22"/>
        </w:rPr>
        <w:t>Engagement :</w:t>
      </w:r>
    </w:p>
    <w:p w14:paraId="6BF1597D" w14:textId="77777777" w:rsidR="00FC5241" w:rsidRPr="00640BD2" w:rsidRDefault="002B2353" w:rsidP="00FC5241">
      <w:pPr>
        <w:spacing w:before="120" w:after="120"/>
        <w:ind w:right="-2"/>
        <w:rPr>
          <w:rFonts w:asciiTheme="minorHAnsi" w:hAnsiTheme="minorHAnsi" w:cstheme="minorHAnsi"/>
          <w:szCs w:val="22"/>
        </w:rPr>
      </w:pPr>
      <w:r w:rsidRPr="00640BD2">
        <w:rPr>
          <w:rFonts w:asciiTheme="minorHAnsi" w:hAnsiTheme="minorHAnsi" w:cstheme="minorHAnsi"/>
          <w:szCs w:val="22"/>
        </w:rPr>
        <w:t xml:space="preserve">L’ICO s’engage à </w:t>
      </w:r>
      <w:r>
        <w:rPr>
          <w:rFonts w:asciiTheme="minorHAnsi" w:hAnsiTheme="minorHAnsi" w:cstheme="minorHAnsi"/>
          <w:szCs w:val="22"/>
        </w:rPr>
        <w:t xml:space="preserve">former ses salariés sur le thème de l’égalité Femme Homme pour </w:t>
      </w:r>
      <w:r w:rsidR="00FC5241">
        <w:rPr>
          <w:rFonts w:asciiTheme="minorHAnsi" w:hAnsiTheme="minorHAnsi" w:cstheme="minorHAnsi"/>
          <w:szCs w:val="22"/>
        </w:rPr>
        <w:t>sensibiliser les salariés avec l’objectif que de plus en plus de salariés soient à même de déceler et d’aider à corriger les inégalités qui subsistent ou subsisteraient encore à l’ICO sur des différences de traitement entre les femmes et les hommes.</w:t>
      </w:r>
    </w:p>
    <w:p w14:paraId="7DF812F0" w14:textId="77777777" w:rsidR="002B2353" w:rsidRDefault="002B2353" w:rsidP="002B2353">
      <w:pPr>
        <w:ind w:right="-2"/>
        <w:rPr>
          <w:rFonts w:asciiTheme="minorHAnsi" w:hAnsiTheme="minorHAnsi" w:cstheme="minorHAnsi"/>
          <w:b/>
          <w:i/>
          <w:szCs w:val="22"/>
        </w:rPr>
      </w:pPr>
    </w:p>
    <w:p w14:paraId="30FB88A9" w14:textId="77777777" w:rsidR="002B2353" w:rsidRPr="00B35089" w:rsidRDefault="002B2353" w:rsidP="002B2353">
      <w:pPr>
        <w:spacing w:after="120"/>
        <w:ind w:right="-2"/>
        <w:rPr>
          <w:rFonts w:asciiTheme="minorHAnsi" w:hAnsiTheme="minorHAnsi" w:cstheme="minorHAnsi"/>
          <w:b/>
          <w:szCs w:val="22"/>
        </w:rPr>
      </w:pPr>
      <w:r w:rsidRPr="00B35089">
        <w:rPr>
          <w:rFonts w:asciiTheme="minorHAnsi" w:hAnsiTheme="minorHAnsi" w:cstheme="minorHAnsi"/>
          <w:b/>
          <w:szCs w:val="22"/>
        </w:rPr>
        <w:t>Objectif :</w:t>
      </w:r>
    </w:p>
    <w:p w14:paraId="3CB67E75" w14:textId="77777777" w:rsidR="002B2353" w:rsidRPr="0054179D" w:rsidRDefault="002B2353" w:rsidP="002B2353">
      <w:pPr>
        <w:pStyle w:val="Paragraphedeliste"/>
        <w:pBdr>
          <w:top w:val="single" w:sz="4" w:space="1" w:color="auto"/>
          <w:left w:val="single" w:sz="4" w:space="4" w:color="auto"/>
          <w:bottom w:val="single" w:sz="4" w:space="1" w:color="auto"/>
          <w:right w:val="single" w:sz="4" w:space="4" w:color="auto"/>
        </w:pBdr>
        <w:ind w:left="0" w:right="-144"/>
        <w:contextualSpacing/>
        <w:jc w:val="center"/>
        <w:rPr>
          <w:rFonts w:asciiTheme="minorHAnsi" w:hAnsiTheme="minorHAnsi" w:cstheme="minorHAnsi"/>
          <w:szCs w:val="22"/>
        </w:rPr>
      </w:pPr>
      <w:r>
        <w:rPr>
          <w:rFonts w:asciiTheme="minorHAnsi" w:hAnsiTheme="minorHAnsi" w:cstheme="minorHAnsi"/>
          <w:b/>
          <w:szCs w:val="22"/>
        </w:rPr>
        <w:t>Former progressivement tous les salariés</w:t>
      </w:r>
    </w:p>
    <w:p w14:paraId="401E17C9" w14:textId="77777777" w:rsidR="002B2353" w:rsidRDefault="002B2353" w:rsidP="002B2353">
      <w:pPr>
        <w:pStyle w:val="Paragraphedeliste"/>
        <w:ind w:left="0" w:right="-2"/>
        <w:rPr>
          <w:rFonts w:asciiTheme="minorHAnsi" w:hAnsiTheme="minorHAnsi" w:cstheme="minorHAnsi"/>
          <w:szCs w:val="22"/>
        </w:rPr>
      </w:pPr>
    </w:p>
    <w:p w14:paraId="5D834638" w14:textId="77777777" w:rsidR="002B2353" w:rsidRPr="00760051" w:rsidRDefault="002B2353" w:rsidP="002B2353">
      <w:pPr>
        <w:spacing w:after="120"/>
        <w:ind w:right="-2"/>
        <w:rPr>
          <w:rFonts w:asciiTheme="minorHAnsi" w:hAnsiTheme="minorHAnsi" w:cstheme="minorHAnsi"/>
          <w:b/>
          <w:i/>
          <w:szCs w:val="22"/>
        </w:rPr>
      </w:pPr>
      <w:r w:rsidRPr="00DB4E1F">
        <w:rPr>
          <w:rFonts w:asciiTheme="minorHAnsi" w:hAnsiTheme="minorHAnsi" w:cstheme="minorHAnsi"/>
          <w:b/>
          <w:i/>
          <w:szCs w:val="22"/>
        </w:rPr>
        <w:t>Indicateurs :</w:t>
      </w:r>
    </w:p>
    <w:p w14:paraId="1029C822" w14:textId="77777777" w:rsidR="002B2353" w:rsidRDefault="002B2353" w:rsidP="002B2353">
      <w:pPr>
        <w:pStyle w:val="Paragraphedeliste"/>
        <w:numPr>
          <w:ilvl w:val="0"/>
          <w:numId w:val="11"/>
        </w:numPr>
        <w:ind w:right="-2"/>
        <w:contextualSpacing/>
        <w:rPr>
          <w:rFonts w:asciiTheme="minorHAnsi" w:hAnsiTheme="minorHAnsi" w:cstheme="minorHAnsi"/>
          <w:color w:val="C54C00"/>
          <w:szCs w:val="22"/>
        </w:rPr>
      </w:pPr>
      <w:r>
        <w:rPr>
          <w:rFonts w:asciiTheme="minorHAnsi" w:hAnsiTheme="minorHAnsi" w:cstheme="minorHAnsi"/>
          <w:color w:val="C54C00"/>
          <w:szCs w:val="22"/>
        </w:rPr>
        <w:t>20% de salariés en place, à la signature de l’accord formé, chaque année</w:t>
      </w:r>
    </w:p>
    <w:p w14:paraId="2DEF8882" w14:textId="77777777" w:rsidR="002B2353" w:rsidRPr="007A56D2" w:rsidRDefault="002B2353" w:rsidP="002B2353">
      <w:pPr>
        <w:pStyle w:val="Paragraphedeliste"/>
        <w:numPr>
          <w:ilvl w:val="0"/>
          <w:numId w:val="11"/>
        </w:numPr>
        <w:ind w:right="-2"/>
        <w:contextualSpacing/>
        <w:rPr>
          <w:rFonts w:asciiTheme="minorHAnsi" w:hAnsiTheme="minorHAnsi" w:cstheme="minorHAnsi"/>
          <w:color w:val="C54C00"/>
          <w:szCs w:val="22"/>
        </w:rPr>
      </w:pPr>
      <w:r>
        <w:rPr>
          <w:rFonts w:asciiTheme="minorHAnsi" w:hAnsiTheme="minorHAnsi" w:cstheme="minorHAnsi"/>
          <w:color w:val="C54C00"/>
          <w:szCs w:val="22"/>
        </w:rPr>
        <w:t xml:space="preserve">100% des futurs salariés formés dans les 6 mois suivants leur arrivée. </w:t>
      </w:r>
    </w:p>
    <w:p w14:paraId="5954B9FE" w14:textId="77777777" w:rsidR="002B2353" w:rsidRDefault="002B2353" w:rsidP="00DE5113">
      <w:pPr>
        <w:pStyle w:val="Paragraphedeliste"/>
        <w:ind w:left="0" w:right="-2"/>
        <w:rPr>
          <w:rFonts w:asciiTheme="minorHAnsi" w:hAnsiTheme="minorHAnsi" w:cstheme="minorHAnsi"/>
          <w:szCs w:val="22"/>
        </w:rPr>
      </w:pPr>
    </w:p>
    <w:p w14:paraId="7D81D28E" w14:textId="07DAFF72" w:rsidR="00712BC6" w:rsidRPr="00F630E3" w:rsidRDefault="00712BC6" w:rsidP="00712BC6">
      <w:pPr>
        <w:shd w:val="clear" w:color="auto" w:fill="BEBEBE"/>
        <w:spacing w:before="360"/>
        <w:ind w:right="-2"/>
        <w:rPr>
          <w:rFonts w:asciiTheme="minorHAnsi" w:hAnsiTheme="minorHAnsi" w:cstheme="minorHAnsi"/>
          <w:b/>
          <w:sz w:val="24"/>
          <w:szCs w:val="24"/>
        </w:rPr>
      </w:pPr>
      <w:r w:rsidRPr="00823A8A">
        <w:rPr>
          <w:rFonts w:asciiTheme="minorHAnsi" w:hAnsiTheme="minorHAnsi" w:cstheme="minorHAnsi"/>
          <w:b/>
          <w:sz w:val="24"/>
          <w:szCs w:val="24"/>
        </w:rPr>
        <w:t xml:space="preserve">1.2 Formation </w:t>
      </w:r>
      <w:r w:rsidRPr="00F630E3">
        <w:rPr>
          <w:rFonts w:asciiTheme="minorHAnsi" w:hAnsiTheme="minorHAnsi" w:cstheme="minorHAnsi"/>
          <w:b/>
          <w:sz w:val="24"/>
          <w:szCs w:val="24"/>
        </w:rPr>
        <w:t xml:space="preserve">à la prévention des VSS </w:t>
      </w:r>
    </w:p>
    <w:p w14:paraId="22702C27" w14:textId="77777777" w:rsidR="002B2353" w:rsidRPr="00F630E3" w:rsidRDefault="002B2353" w:rsidP="00DE5113">
      <w:pPr>
        <w:pStyle w:val="Paragraphedeliste"/>
        <w:ind w:left="0" w:right="-2"/>
        <w:rPr>
          <w:rFonts w:asciiTheme="minorHAnsi" w:hAnsiTheme="minorHAnsi" w:cstheme="minorHAnsi"/>
          <w:szCs w:val="22"/>
        </w:rPr>
      </w:pPr>
    </w:p>
    <w:p w14:paraId="37BDB952" w14:textId="77777777" w:rsidR="00712BC6" w:rsidRPr="00F630E3" w:rsidRDefault="00712BC6" w:rsidP="00712BC6">
      <w:pPr>
        <w:spacing w:after="120"/>
        <w:ind w:right="-2"/>
        <w:rPr>
          <w:rFonts w:asciiTheme="minorHAnsi" w:hAnsiTheme="minorHAnsi" w:cstheme="minorHAnsi"/>
          <w:b/>
          <w:i/>
          <w:szCs w:val="22"/>
        </w:rPr>
      </w:pPr>
      <w:r w:rsidRPr="00F630E3">
        <w:rPr>
          <w:rFonts w:asciiTheme="minorHAnsi" w:hAnsiTheme="minorHAnsi" w:cstheme="minorHAnsi"/>
          <w:b/>
          <w:i/>
          <w:szCs w:val="22"/>
        </w:rPr>
        <w:t>Engagement :</w:t>
      </w:r>
    </w:p>
    <w:p w14:paraId="07B9B00E" w14:textId="05586CFB" w:rsidR="00712BC6" w:rsidRPr="00F630E3" w:rsidRDefault="00712BC6" w:rsidP="00712BC6">
      <w:pPr>
        <w:spacing w:before="120" w:after="120"/>
        <w:ind w:right="-2"/>
        <w:rPr>
          <w:rFonts w:asciiTheme="minorHAnsi" w:hAnsiTheme="minorHAnsi" w:cstheme="minorHAnsi"/>
          <w:szCs w:val="22"/>
        </w:rPr>
      </w:pPr>
      <w:r w:rsidRPr="00F630E3">
        <w:rPr>
          <w:rFonts w:asciiTheme="minorHAnsi" w:hAnsiTheme="minorHAnsi" w:cstheme="minorHAnsi"/>
          <w:szCs w:val="22"/>
        </w:rPr>
        <w:t>L’ICO s’engage à former ses salariés sur le thème de la prévention des VSS (violences sexistes et sexuelles) pour sensibiliser les salariés avec l’objectif que les salariés comprennent, repèrent, préviennent ou réagissent face à des situations inappropriées.</w:t>
      </w:r>
    </w:p>
    <w:p w14:paraId="78901E6D" w14:textId="7BDEB51D" w:rsidR="00246742" w:rsidRPr="00F630E3" w:rsidRDefault="00246742" w:rsidP="00712BC6">
      <w:pPr>
        <w:spacing w:before="120" w:after="120"/>
        <w:ind w:right="-2"/>
        <w:rPr>
          <w:rFonts w:asciiTheme="minorHAnsi" w:hAnsiTheme="minorHAnsi" w:cstheme="minorHAnsi"/>
          <w:szCs w:val="22"/>
        </w:rPr>
      </w:pPr>
      <w:r w:rsidRPr="00F630E3">
        <w:rPr>
          <w:rFonts w:asciiTheme="minorHAnsi" w:hAnsiTheme="minorHAnsi" w:cstheme="minorHAnsi"/>
          <w:szCs w:val="22"/>
        </w:rPr>
        <w:t>Une première formation en e-learning est prévue et en cours de déploiement.</w:t>
      </w:r>
    </w:p>
    <w:p w14:paraId="7A858C82" w14:textId="0C7731AE" w:rsidR="00246742" w:rsidRPr="00F630E3" w:rsidRDefault="00246742" w:rsidP="00712BC6">
      <w:pPr>
        <w:spacing w:before="120" w:after="120"/>
        <w:ind w:right="-2"/>
        <w:rPr>
          <w:rFonts w:asciiTheme="minorHAnsi" w:hAnsiTheme="minorHAnsi" w:cstheme="minorHAnsi"/>
          <w:szCs w:val="22"/>
        </w:rPr>
      </w:pPr>
      <w:r w:rsidRPr="00F630E3">
        <w:rPr>
          <w:rFonts w:asciiTheme="minorHAnsi" w:hAnsiTheme="minorHAnsi" w:cstheme="minorHAnsi"/>
          <w:szCs w:val="22"/>
        </w:rPr>
        <w:t xml:space="preserve">Une seconde formation sur les VSS sera installée d’ici janvier 2028 répondant aux caractéristiques suivantes : </w:t>
      </w:r>
    </w:p>
    <w:p w14:paraId="109A05A9" w14:textId="5E2DE74F" w:rsidR="00246742" w:rsidRPr="00F630E3" w:rsidRDefault="00246742" w:rsidP="00246742">
      <w:pPr>
        <w:pStyle w:val="Paragraphedeliste"/>
        <w:numPr>
          <w:ilvl w:val="0"/>
          <w:numId w:val="12"/>
        </w:numPr>
        <w:spacing w:before="120" w:after="120"/>
        <w:ind w:right="-2"/>
        <w:rPr>
          <w:rFonts w:asciiTheme="minorHAnsi" w:hAnsiTheme="minorHAnsi" w:cstheme="minorHAnsi"/>
          <w:szCs w:val="22"/>
        </w:rPr>
      </w:pPr>
      <w:r w:rsidRPr="00F630E3">
        <w:rPr>
          <w:rFonts w:asciiTheme="minorHAnsi" w:hAnsiTheme="minorHAnsi" w:cstheme="minorHAnsi"/>
          <w:szCs w:val="22"/>
        </w:rPr>
        <w:t xml:space="preserve">Formation en présentiel </w:t>
      </w:r>
    </w:p>
    <w:p w14:paraId="61AF2705" w14:textId="008551B4" w:rsidR="00246742" w:rsidRPr="00F630E3" w:rsidRDefault="00246742" w:rsidP="00246742">
      <w:pPr>
        <w:pStyle w:val="Paragraphedeliste"/>
        <w:numPr>
          <w:ilvl w:val="0"/>
          <w:numId w:val="12"/>
        </w:numPr>
        <w:spacing w:before="120" w:after="120"/>
        <w:ind w:right="-2"/>
        <w:rPr>
          <w:rFonts w:asciiTheme="minorHAnsi" w:hAnsiTheme="minorHAnsi" w:cstheme="minorHAnsi"/>
          <w:szCs w:val="22"/>
        </w:rPr>
      </w:pPr>
      <w:r w:rsidRPr="00F630E3">
        <w:rPr>
          <w:rFonts w:asciiTheme="minorHAnsi" w:hAnsiTheme="minorHAnsi" w:cstheme="minorHAnsi"/>
          <w:szCs w:val="22"/>
        </w:rPr>
        <w:t>D’une demi-journée par stagiaire</w:t>
      </w:r>
    </w:p>
    <w:p w14:paraId="79A3CE51" w14:textId="77777777" w:rsidR="00712BC6" w:rsidRPr="00F630E3" w:rsidRDefault="00712BC6" w:rsidP="00712BC6">
      <w:pPr>
        <w:ind w:right="-2"/>
        <w:rPr>
          <w:rFonts w:asciiTheme="minorHAnsi" w:hAnsiTheme="minorHAnsi" w:cstheme="minorHAnsi"/>
          <w:b/>
          <w:i/>
          <w:szCs w:val="22"/>
        </w:rPr>
      </w:pPr>
    </w:p>
    <w:p w14:paraId="1C2EF356" w14:textId="77777777" w:rsidR="00712BC6" w:rsidRPr="00F630E3" w:rsidRDefault="00712BC6" w:rsidP="00712BC6">
      <w:pPr>
        <w:spacing w:after="120"/>
        <w:ind w:right="-2"/>
        <w:rPr>
          <w:rFonts w:asciiTheme="minorHAnsi" w:hAnsiTheme="minorHAnsi" w:cstheme="minorHAnsi"/>
          <w:b/>
          <w:szCs w:val="22"/>
        </w:rPr>
      </w:pPr>
      <w:r w:rsidRPr="00F630E3">
        <w:rPr>
          <w:rFonts w:asciiTheme="minorHAnsi" w:hAnsiTheme="minorHAnsi" w:cstheme="minorHAnsi"/>
          <w:b/>
          <w:szCs w:val="22"/>
        </w:rPr>
        <w:t>Objectif :</w:t>
      </w:r>
    </w:p>
    <w:p w14:paraId="5039F219" w14:textId="77777777" w:rsidR="00712BC6" w:rsidRPr="00F630E3" w:rsidRDefault="00712BC6" w:rsidP="00712BC6">
      <w:pPr>
        <w:pStyle w:val="Paragraphedeliste"/>
        <w:pBdr>
          <w:top w:val="single" w:sz="4" w:space="1" w:color="auto"/>
          <w:left w:val="single" w:sz="4" w:space="4" w:color="auto"/>
          <w:bottom w:val="single" w:sz="4" w:space="1" w:color="auto"/>
          <w:right w:val="single" w:sz="4" w:space="4" w:color="auto"/>
        </w:pBdr>
        <w:ind w:left="0" w:right="-144"/>
        <w:contextualSpacing/>
        <w:jc w:val="center"/>
        <w:rPr>
          <w:rFonts w:asciiTheme="minorHAnsi" w:hAnsiTheme="minorHAnsi" w:cstheme="minorHAnsi"/>
          <w:szCs w:val="22"/>
        </w:rPr>
      </w:pPr>
      <w:r w:rsidRPr="00F630E3">
        <w:rPr>
          <w:rFonts w:asciiTheme="minorHAnsi" w:hAnsiTheme="minorHAnsi" w:cstheme="minorHAnsi"/>
          <w:b/>
          <w:szCs w:val="22"/>
        </w:rPr>
        <w:t>Former progressivement tous les salariés</w:t>
      </w:r>
    </w:p>
    <w:p w14:paraId="5A098A56" w14:textId="77777777" w:rsidR="00712BC6" w:rsidRPr="00F630E3" w:rsidRDefault="00712BC6" w:rsidP="00712BC6">
      <w:pPr>
        <w:pStyle w:val="Paragraphedeliste"/>
        <w:ind w:left="0" w:right="-2"/>
        <w:rPr>
          <w:rFonts w:asciiTheme="minorHAnsi" w:hAnsiTheme="minorHAnsi" w:cstheme="minorHAnsi"/>
          <w:szCs w:val="22"/>
        </w:rPr>
      </w:pPr>
    </w:p>
    <w:p w14:paraId="3B0CFC9B" w14:textId="77777777" w:rsidR="00712BC6" w:rsidRPr="00F630E3" w:rsidRDefault="00712BC6" w:rsidP="00712BC6">
      <w:pPr>
        <w:spacing w:after="120"/>
        <w:ind w:right="-2"/>
        <w:rPr>
          <w:rFonts w:asciiTheme="minorHAnsi" w:hAnsiTheme="minorHAnsi" w:cstheme="minorHAnsi"/>
          <w:b/>
          <w:i/>
          <w:szCs w:val="22"/>
        </w:rPr>
      </w:pPr>
      <w:r w:rsidRPr="00F630E3">
        <w:rPr>
          <w:rFonts w:asciiTheme="minorHAnsi" w:hAnsiTheme="minorHAnsi" w:cstheme="minorHAnsi"/>
          <w:b/>
          <w:i/>
          <w:szCs w:val="22"/>
        </w:rPr>
        <w:t>Indicateurs :</w:t>
      </w:r>
    </w:p>
    <w:p w14:paraId="5F4D6CF6" w14:textId="7D8823D8" w:rsidR="00712BC6" w:rsidRPr="00F630E3" w:rsidRDefault="00712BC6" w:rsidP="00712BC6">
      <w:pPr>
        <w:pStyle w:val="Paragraphedeliste"/>
        <w:numPr>
          <w:ilvl w:val="0"/>
          <w:numId w:val="11"/>
        </w:numPr>
        <w:ind w:right="-2"/>
        <w:contextualSpacing/>
        <w:rPr>
          <w:rFonts w:asciiTheme="minorHAnsi" w:hAnsiTheme="minorHAnsi" w:cstheme="minorHAnsi"/>
          <w:szCs w:val="22"/>
        </w:rPr>
      </w:pPr>
      <w:r w:rsidRPr="00F630E3">
        <w:rPr>
          <w:rFonts w:asciiTheme="minorHAnsi" w:hAnsiTheme="minorHAnsi" w:cstheme="minorHAnsi"/>
          <w:szCs w:val="22"/>
        </w:rPr>
        <w:t xml:space="preserve">100% des salariés formés d’ici le 30 </w:t>
      </w:r>
      <w:r w:rsidR="00246742" w:rsidRPr="00F630E3">
        <w:rPr>
          <w:rFonts w:asciiTheme="minorHAnsi" w:hAnsiTheme="minorHAnsi" w:cstheme="minorHAnsi"/>
          <w:szCs w:val="22"/>
        </w:rPr>
        <w:t>décembre 2027 en e-learning</w:t>
      </w:r>
    </w:p>
    <w:p w14:paraId="2A566F36" w14:textId="0132CC46" w:rsidR="00246742" w:rsidRPr="00F630E3" w:rsidRDefault="00246742" w:rsidP="00712BC6">
      <w:pPr>
        <w:pStyle w:val="Paragraphedeliste"/>
        <w:numPr>
          <w:ilvl w:val="0"/>
          <w:numId w:val="11"/>
        </w:numPr>
        <w:ind w:right="-2"/>
        <w:contextualSpacing/>
        <w:rPr>
          <w:rFonts w:asciiTheme="minorHAnsi" w:hAnsiTheme="minorHAnsi" w:cstheme="minorHAnsi"/>
          <w:szCs w:val="22"/>
        </w:rPr>
      </w:pPr>
      <w:r w:rsidRPr="00F630E3">
        <w:rPr>
          <w:rFonts w:asciiTheme="minorHAnsi" w:hAnsiTheme="minorHAnsi" w:cstheme="minorHAnsi"/>
          <w:szCs w:val="22"/>
        </w:rPr>
        <w:t>Déploiement de la formation en présentiel à compter de janvier 2028</w:t>
      </w:r>
    </w:p>
    <w:p w14:paraId="11E110C9" w14:textId="59B2C16B" w:rsidR="00246742" w:rsidRPr="00F630E3" w:rsidRDefault="00246742" w:rsidP="00712BC6">
      <w:pPr>
        <w:pStyle w:val="Paragraphedeliste"/>
        <w:numPr>
          <w:ilvl w:val="0"/>
          <w:numId w:val="11"/>
        </w:numPr>
        <w:ind w:right="-2"/>
        <w:contextualSpacing/>
        <w:rPr>
          <w:rFonts w:asciiTheme="minorHAnsi" w:hAnsiTheme="minorHAnsi" w:cstheme="minorHAnsi"/>
          <w:szCs w:val="22"/>
        </w:rPr>
      </w:pPr>
      <w:r w:rsidRPr="00F630E3">
        <w:rPr>
          <w:rFonts w:asciiTheme="minorHAnsi" w:hAnsiTheme="minorHAnsi" w:cstheme="minorHAnsi"/>
          <w:szCs w:val="22"/>
        </w:rPr>
        <w:t>100% des salariés formés en présentiel d’ici le 31 décembre 2029.</w:t>
      </w:r>
    </w:p>
    <w:p w14:paraId="45AC2E49" w14:textId="0A5C008D" w:rsidR="00712BC6" w:rsidRPr="00F630E3" w:rsidRDefault="00712BC6" w:rsidP="00712BC6">
      <w:pPr>
        <w:pStyle w:val="Paragraphedeliste"/>
        <w:numPr>
          <w:ilvl w:val="0"/>
          <w:numId w:val="11"/>
        </w:numPr>
        <w:ind w:right="-2"/>
        <w:contextualSpacing/>
        <w:rPr>
          <w:rFonts w:asciiTheme="minorHAnsi" w:hAnsiTheme="minorHAnsi" w:cstheme="minorHAnsi"/>
          <w:szCs w:val="22"/>
        </w:rPr>
      </w:pPr>
      <w:r w:rsidRPr="00F630E3">
        <w:rPr>
          <w:rFonts w:asciiTheme="minorHAnsi" w:hAnsiTheme="minorHAnsi" w:cstheme="minorHAnsi"/>
          <w:szCs w:val="22"/>
        </w:rPr>
        <w:t xml:space="preserve">100% des salariés formés dans les 12 mois suivants leur arrivée. </w:t>
      </w:r>
    </w:p>
    <w:p w14:paraId="445A96B4" w14:textId="77777777" w:rsidR="002B2353" w:rsidRPr="00F630E3" w:rsidRDefault="002B2353" w:rsidP="00DE5113">
      <w:pPr>
        <w:pStyle w:val="Paragraphedeliste"/>
        <w:ind w:left="0" w:right="-2"/>
        <w:rPr>
          <w:rFonts w:asciiTheme="minorHAnsi" w:hAnsiTheme="minorHAnsi" w:cstheme="minorHAnsi"/>
          <w:szCs w:val="22"/>
        </w:rPr>
      </w:pPr>
    </w:p>
    <w:p w14:paraId="62545C9E" w14:textId="77777777" w:rsidR="002B2353" w:rsidRDefault="002B2353" w:rsidP="00DE5113">
      <w:pPr>
        <w:pStyle w:val="Paragraphedeliste"/>
        <w:ind w:left="0" w:right="-2"/>
        <w:rPr>
          <w:rFonts w:asciiTheme="minorHAnsi" w:hAnsiTheme="minorHAnsi" w:cstheme="minorHAnsi"/>
          <w:szCs w:val="22"/>
        </w:rPr>
      </w:pPr>
    </w:p>
    <w:p w14:paraId="59720272" w14:textId="77777777" w:rsidR="0054179D" w:rsidRPr="00093E70" w:rsidRDefault="00A77213" w:rsidP="00093E70">
      <w:pPr>
        <w:shd w:val="clear" w:color="auto" w:fill="FF5E00"/>
        <w:spacing w:line="276" w:lineRule="auto"/>
        <w:ind w:left="1843" w:hanging="1843"/>
        <w:rPr>
          <w:rFonts w:asciiTheme="minorHAnsi" w:eastAsia="MS Mincho" w:hAnsiTheme="minorHAnsi" w:cstheme="minorHAnsi"/>
          <w:b/>
          <w:bCs/>
          <w:color w:val="FFFFFF" w:themeColor="background1"/>
          <w:szCs w:val="22"/>
        </w:rPr>
      </w:pPr>
      <w:r w:rsidRPr="00093E70">
        <w:rPr>
          <w:rFonts w:asciiTheme="minorHAnsi" w:eastAsia="MS Mincho" w:hAnsiTheme="minorHAnsi" w:cstheme="minorHAnsi"/>
          <w:b/>
          <w:bCs/>
          <w:color w:val="FFFFFF" w:themeColor="background1"/>
          <w:szCs w:val="22"/>
        </w:rPr>
        <w:t>A</w:t>
      </w:r>
      <w:r w:rsidR="002B2353">
        <w:rPr>
          <w:rFonts w:asciiTheme="minorHAnsi" w:eastAsia="MS Mincho" w:hAnsiTheme="minorHAnsi" w:cstheme="minorHAnsi"/>
          <w:b/>
          <w:bCs/>
          <w:color w:val="FFFFFF" w:themeColor="background1"/>
          <w:szCs w:val="22"/>
        </w:rPr>
        <w:t>RTICLE 2</w:t>
      </w:r>
      <w:r w:rsidR="006A469A" w:rsidRPr="00093E70">
        <w:rPr>
          <w:rFonts w:asciiTheme="minorHAnsi" w:eastAsia="MS Mincho" w:hAnsiTheme="minorHAnsi" w:cstheme="minorHAnsi"/>
          <w:b/>
          <w:bCs/>
          <w:color w:val="FFFFFF" w:themeColor="background1"/>
          <w:szCs w:val="22"/>
        </w:rPr>
        <w:t xml:space="preserve"> - L’ARTICULATION ENTRE LA VIE PERSONNELLE ET LA VIE PROFESSIONNELLE</w:t>
      </w:r>
    </w:p>
    <w:p w14:paraId="05D4C295" w14:textId="77777777" w:rsidR="00087640" w:rsidRPr="00EE770F" w:rsidRDefault="002B2353"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EE770F">
        <w:rPr>
          <w:rFonts w:asciiTheme="minorHAnsi" w:hAnsiTheme="minorHAnsi" w:cstheme="minorHAnsi"/>
          <w:b/>
          <w:sz w:val="24"/>
          <w:szCs w:val="24"/>
        </w:rPr>
        <w:t xml:space="preserve">.1 </w:t>
      </w:r>
      <w:r w:rsidR="00087640" w:rsidRPr="00EE770F">
        <w:rPr>
          <w:rFonts w:asciiTheme="minorHAnsi" w:hAnsiTheme="minorHAnsi" w:cstheme="minorHAnsi"/>
          <w:b/>
          <w:sz w:val="24"/>
          <w:szCs w:val="24"/>
        </w:rPr>
        <w:t>Livret de parentalité</w:t>
      </w:r>
    </w:p>
    <w:p w14:paraId="4E398893" w14:textId="77777777" w:rsidR="00087640" w:rsidRPr="00087640" w:rsidRDefault="00087640" w:rsidP="00087640">
      <w:pPr>
        <w:ind w:right="-2"/>
        <w:rPr>
          <w:rFonts w:asciiTheme="minorHAnsi" w:hAnsiTheme="minorHAnsi" w:cstheme="minorHAnsi"/>
          <w:b/>
          <w:szCs w:val="22"/>
          <w:u w:val="single"/>
        </w:rPr>
      </w:pPr>
    </w:p>
    <w:p w14:paraId="10393CF5" w14:textId="77777777" w:rsidR="00087640" w:rsidRPr="00087640" w:rsidRDefault="00087640" w:rsidP="00D71257">
      <w:pPr>
        <w:spacing w:after="120"/>
        <w:rPr>
          <w:rFonts w:asciiTheme="minorHAnsi" w:hAnsiTheme="minorHAnsi" w:cstheme="minorHAnsi"/>
          <w:b/>
        </w:rPr>
      </w:pPr>
      <w:r w:rsidRPr="00087640">
        <w:rPr>
          <w:rFonts w:asciiTheme="minorHAnsi" w:hAnsiTheme="minorHAnsi" w:cstheme="minorHAnsi"/>
          <w:b/>
          <w:i/>
        </w:rPr>
        <w:t>Engagement</w:t>
      </w:r>
      <w:r>
        <w:rPr>
          <w:rFonts w:asciiTheme="minorHAnsi" w:hAnsiTheme="minorHAnsi" w:cstheme="minorHAnsi"/>
          <w:b/>
          <w:i/>
        </w:rPr>
        <w:t> :</w:t>
      </w:r>
    </w:p>
    <w:p w14:paraId="7EE43667" w14:textId="77777777" w:rsidR="00087640" w:rsidRPr="002B17B0" w:rsidRDefault="00087640" w:rsidP="00D71257">
      <w:pPr>
        <w:rPr>
          <w:rFonts w:asciiTheme="minorHAnsi" w:hAnsiTheme="minorHAnsi" w:cstheme="minorHAnsi"/>
          <w:color w:val="000000" w:themeColor="text1"/>
        </w:rPr>
      </w:pPr>
      <w:r w:rsidRPr="002B17B0">
        <w:rPr>
          <w:rFonts w:asciiTheme="minorHAnsi" w:hAnsiTheme="minorHAnsi" w:cstheme="minorHAnsi"/>
          <w:color w:val="000000" w:themeColor="text1"/>
        </w:rPr>
        <w:t>L’ICO s’engage à permettre à tout salarié de connaître les possibilités existantes en matière de congé en lien avec la parentalité.</w:t>
      </w:r>
    </w:p>
    <w:p w14:paraId="1407FE7D" w14:textId="77777777" w:rsidR="00E31B52" w:rsidRPr="002B17B0" w:rsidRDefault="00E31B52" w:rsidP="00087640">
      <w:pPr>
        <w:rPr>
          <w:rFonts w:asciiTheme="minorHAnsi" w:hAnsiTheme="minorHAnsi" w:cstheme="minorHAnsi"/>
          <w:color w:val="000000" w:themeColor="text1"/>
        </w:rPr>
      </w:pPr>
    </w:p>
    <w:p w14:paraId="11BAB8A3" w14:textId="77777777" w:rsidR="00087640" w:rsidRPr="00087640" w:rsidRDefault="00087640" w:rsidP="00D71257">
      <w:pPr>
        <w:spacing w:after="120"/>
        <w:rPr>
          <w:rFonts w:asciiTheme="minorHAnsi" w:hAnsiTheme="minorHAnsi" w:cstheme="minorHAnsi"/>
          <w:b/>
        </w:rPr>
      </w:pPr>
      <w:r w:rsidRPr="00087640">
        <w:rPr>
          <w:rFonts w:asciiTheme="minorHAnsi" w:hAnsiTheme="minorHAnsi" w:cstheme="minorHAnsi"/>
          <w:b/>
          <w:i/>
        </w:rPr>
        <w:t>Objectif</w:t>
      </w:r>
      <w:r>
        <w:rPr>
          <w:rFonts w:asciiTheme="minorHAnsi" w:hAnsiTheme="minorHAnsi" w:cstheme="minorHAnsi"/>
          <w:b/>
          <w:i/>
        </w:rPr>
        <w:t> :</w:t>
      </w:r>
    </w:p>
    <w:p w14:paraId="4349F3AC" w14:textId="77777777" w:rsidR="00EE770F" w:rsidRDefault="00087640" w:rsidP="00087640">
      <w:pPr>
        <w:pBdr>
          <w:top w:val="single" w:sz="4" w:space="1" w:color="auto"/>
          <w:left w:val="single" w:sz="4" w:space="4" w:color="auto"/>
          <w:bottom w:val="single" w:sz="4" w:space="1" w:color="auto"/>
          <w:right w:val="single" w:sz="4" w:space="4" w:color="auto"/>
        </w:pBdr>
        <w:jc w:val="center"/>
        <w:rPr>
          <w:rFonts w:asciiTheme="minorHAnsi" w:hAnsiTheme="minorHAnsi" w:cstheme="minorHAnsi"/>
          <w:b/>
          <w:color w:val="000000" w:themeColor="text1"/>
        </w:rPr>
      </w:pPr>
      <w:r w:rsidRPr="002B17B0">
        <w:rPr>
          <w:rFonts w:asciiTheme="minorHAnsi" w:hAnsiTheme="minorHAnsi" w:cstheme="minorHAnsi"/>
          <w:b/>
          <w:color w:val="000000" w:themeColor="text1"/>
        </w:rPr>
        <w:t>Remettre un livret de parentalité à 100% des salariés déclarant une naissance</w:t>
      </w:r>
    </w:p>
    <w:p w14:paraId="0715D8A4" w14:textId="77777777" w:rsidR="00087640" w:rsidRPr="002B17B0" w:rsidRDefault="00D71257" w:rsidP="00087640">
      <w:pPr>
        <w:pBdr>
          <w:top w:val="single" w:sz="4" w:space="1" w:color="auto"/>
          <w:left w:val="single" w:sz="4" w:space="4" w:color="auto"/>
          <w:bottom w:val="single" w:sz="4" w:space="1" w:color="auto"/>
          <w:right w:val="single" w:sz="4" w:space="4" w:color="auto"/>
        </w:pBdr>
        <w:jc w:val="center"/>
        <w:rPr>
          <w:rFonts w:asciiTheme="minorHAnsi" w:hAnsiTheme="minorHAnsi" w:cstheme="minorHAnsi"/>
          <w:b/>
          <w:color w:val="000000" w:themeColor="text1"/>
        </w:rPr>
      </w:pPr>
      <w:proofErr w:type="gramStart"/>
      <w:r w:rsidRPr="002B17B0">
        <w:rPr>
          <w:rFonts w:asciiTheme="minorHAnsi" w:hAnsiTheme="minorHAnsi" w:cstheme="minorHAnsi"/>
          <w:b/>
          <w:color w:val="000000" w:themeColor="text1"/>
        </w:rPr>
        <w:t>ou</w:t>
      </w:r>
      <w:proofErr w:type="gramEnd"/>
      <w:r w:rsidRPr="002B17B0">
        <w:rPr>
          <w:rFonts w:asciiTheme="minorHAnsi" w:hAnsiTheme="minorHAnsi" w:cstheme="minorHAnsi"/>
          <w:b/>
          <w:color w:val="000000" w:themeColor="text1"/>
        </w:rPr>
        <w:t xml:space="preserve"> l’arrivée d’un enfant</w:t>
      </w:r>
      <w:r w:rsidR="00087640" w:rsidRPr="002B17B0">
        <w:rPr>
          <w:rFonts w:asciiTheme="minorHAnsi" w:hAnsiTheme="minorHAnsi" w:cstheme="minorHAnsi"/>
          <w:b/>
          <w:color w:val="000000" w:themeColor="text1"/>
        </w:rPr>
        <w:t>.</w:t>
      </w:r>
    </w:p>
    <w:p w14:paraId="6C24C62B" w14:textId="77777777" w:rsidR="00087640" w:rsidRPr="00087640" w:rsidRDefault="00087640" w:rsidP="00087640">
      <w:pPr>
        <w:rPr>
          <w:rFonts w:asciiTheme="minorHAnsi" w:hAnsiTheme="minorHAnsi" w:cstheme="minorHAnsi"/>
        </w:rPr>
      </w:pPr>
    </w:p>
    <w:p w14:paraId="59D36178" w14:textId="77777777" w:rsidR="00087640" w:rsidRPr="00D71257" w:rsidRDefault="00087640" w:rsidP="00D71257">
      <w:pPr>
        <w:spacing w:after="120"/>
        <w:rPr>
          <w:rFonts w:asciiTheme="minorHAnsi" w:hAnsiTheme="minorHAnsi" w:cstheme="minorHAnsi"/>
          <w:b/>
        </w:rPr>
      </w:pPr>
      <w:r w:rsidRPr="00D71257">
        <w:rPr>
          <w:rFonts w:asciiTheme="minorHAnsi" w:hAnsiTheme="minorHAnsi" w:cstheme="minorHAnsi"/>
          <w:b/>
          <w:i/>
        </w:rPr>
        <w:t>Indicateur :</w:t>
      </w:r>
    </w:p>
    <w:p w14:paraId="1D4F308E" w14:textId="77777777" w:rsidR="00087640" w:rsidRPr="00087640" w:rsidRDefault="00087640" w:rsidP="00D71257">
      <w:pPr>
        <w:rPr>
          <w:rFonts w:asciiTheme="minorHAnsi" w:hAnsiTheme="minorHAnsi" w:cstheme="minorHAnsi"/>
          <w:color w:val="C54C00"/>
        </w:rPr>
      </w:pPr>
      <w:r w:rsidRPr="00087640">
        <w:rPr>
          <w:rFonts w:asciiTheme="minorHAnsi" w:hAnsiTheme="minorHAnsi" w:cstheme="minorHAnsi"/>
          <w:color w:val="C54C00"/>
        </w:rPr>
        <w:t xml:space="preserve">Pour chaque </w:t>
      </w:r>
      <w:r w:rsidR="00FC5241">
        <w:rPr>
          <w:rFonts w:asciiTheme="minorHAnsi" w:hAnsiTheme="minorHAnsi" w:cstheme="minorHAnsi"/>
          <w:color w:val="C54C00"/>
        </w:rPr>
        <w:t xml:space="preserve">attestation CPAM de maternité ou calendrier de grossesse ou </w:t>
      </w:r>
      <w:r w:rsidRPr="00087640">
        <w:rPr>
          <w:rFonts w:asciiTheme="minorHAnsi" w:hAnsiTheme="minorHAnsi" w:cstheme="minorHAnsi"/>
          <w:color w:val="C54C00"/>
        </w:rPr>
        <w:t>cert</w:t>
      </w:r>
      <w:r w:rsidR="00D71257">
        <w:rPr>
          <w:rFonts w:asciiTheme="minorHAnsi" w:hAnsiTheme="minorHAnsi" w:cstheme="minorHAnsi"/>
          <w:color w:val="C54C00"/>
        </w:rPr>
        <w:t>ificat de naissance remis à la Direction des ressources humaines,</w:t>
      </w:r>
      <w:r w:rsidRPr="00087640">
        <w:rPr>
          <w:rFonts w:asciiTheme="minorHAnsi" w:hAnsiTheme="minorHAnsi" w:cstheme="minorHAnsi"/>
          <w:color w:val="C54C00"/>
        </w:rPr>
        <w:t xml:space="preserve"> un livret de parentalité sera remis en échange. Ce livret sera également disponible sur l’intranet RH afin d’être accessible au plus grand nombre.</w:t>
      </w:r>
    </w:p>
    <w:p w14:paraId="02068A03" w14:textId="77777777" w:rsidR="00E31B52" w:rsidRPr="00EE770F" w:rsidRDefault="002B2353"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EE770F">
        <w:rPr>
          <w:rFonts w:asciiTheme="minorHAnsi" w:hAnsiTheme="minorHAnsi" w:cstheme="minorHAnsi"/>
          <w:b/>
          <w:sz w:val="24"/>
          <w:szCs w:val="24"/>
        </w:rPr>
        <w:t xml:space="preserve">.2 </w:t>
      </w:r>
      <w:r w:rsidR="00E31B52" w:rsidRPr="00EE770F">
        <w:rPr>
          <w:rFonts w:asciiTheme="minorHAnsi" w:hAnsiTheme="minorHAnsi" w:cstheme="minorHAnsi"/>
          <w:b/>
          <w:sz w:val="24"/>
          <w:szCs w:val="24"/>
        </w:rPr>
        <w:t>En</w:t>
      </w:r>
      <w:r w:rsidR="00EE770F">
        <w:rPr>
          <w:rFonts w:asciiTheme="minorHAnsi" w:hAnsiTheme="minorHAnsi" w:cstheme="minorHAnsi"/>
          <w:b/>
          <w:sz w:val="24"/>
          <w:szCs w:val="24"/>
        </w:rPr>
        <w:t>tretien de ré-accueil au poste</w:t>
      </w:r>
    </w:p>
    <w:p w14:paraId="4FE94112" w14:textId="77777777" w:rsidR="00E31B52" w:rsidRDefault="00E31B52" w:rsidP="00E31B52">
      <w:pPr>
        <w:ind w:right="-2"/>
        <w:rPr>
          <w:rFonts w:asciiTheme="minorHAnsi" w:hAnsiTheme="minorHAnsi" w:cstheme="minorHAnsi"/>
          <w:szCs w:val="22"/>
        </w:rPr>
      </w:pPr>
    </w:p>
    <w:p w14:paraId="42724148" w14:textId="77777777" w:rsidR="00E31B52" w:rsidRDefault="00E31B52" w:rsidP="00D71257">
      <w:pPr>
        <w:rPr>
          <w:rFonts w:asciiTheme="minorHAnsi" w:hAnsiTheme="minorHAnsi" w:cstheme="minorHAnsi"/>
          <w:b/>
          <w:i/>
          <w:szCs w:val="22"/>
        </w:rPr>
      </w:pPr>
      <w:r w:rsidRPr="00093E70">
        <w:rPr>
          <w:rFonts w:asciiTheme="minorHAnsi" w:hAnsiTheme="minorHAnsi" w:cstheme="minorHAnsi"/>
          <w:b/>
          <w:i/>
          <w:szCs w:val="22"/>
        </w:rPr>
        <w:t>Engagement :</w:t>
      </w:r>
    </w:p>
    <w:p w14:paraId="343F4DA9" w14:textId="77777777" w:rsidR="00B54586" w:rsidRDefault="001D18F4" w:rsidP="00A40E75">
      <w:pPr>
        <w:spacing w:before="120"/>
        <w:rPr>
          <w:rFonts w:asciiTheme="minorHAnsi" w:hAnsiTheme="minorHAnsi" w:cstheme="minorHAnsi"/>
          <w:szCs w:val="22"/>
        </w:rPr>
      </w:pPr>
      <w:r w:rsidRPr="001D18F4">
        <w:rPr>
          <w:rFonts w:asciiTheme="minorHAnsi" w:hAnsiTheme="minorHAnsi" w:cstheme="minorHAnsi"/>
          <w:szCs w:val="22"/>
        </w:rPr>
        <w:t>L’</w:t>
      </w:r>
      <w:r w:rsidR="00A40E75" w:rsidRPr="001D18F4">
        <w:rPr>
          <w:rFonts w:asciiTheme="minorHAnsi" w:hAnsiTheme="minorHAnsi" w:cstheme="minorHAnsi"/>
          <w:szCs w:val="22"/>
        </w:rPr>
        <w:t xml:space="preserve">entretien de ré-accueil au poste a pour objectif d’accompagner la reprise du travail </w:t>
      </w:r>
      <w:proofErr w:type="gramStart"/>
      <w:r w:rsidR="00A40E75" w:rsidRPr="001D18F4">
        <w:rPr>
          <w:rFonts w:asciiTheme="minorHAnsi" w:hAnsiTheme="minorHAnsi" w:cstheme="minorHAnsi"/>
          <w:szCs w:val="22"/>
        </w:rPr>
        <w:t>suite à une</w:t>
      </w:r>
      <w:proofErr w:type="gramEnd"/>
      <w:r w:rsidR="00A40E75" w:rsidRPr="001D18F4">
        <w:rPr>
          <w:rFonts w:asciiTheme="minorHAnsi" w:hAnsiTheme="minorHAnsi" w:cstheme="minorHAnsi"/>
          <w:szCs w:val="22"/>
        </w:rPr>
        <w:t xml:space="preserve"> absence de longue durée. </w:t>
      </w:r>
    </w:p>
    <w:p w14:paraId="7B931273" w14:textId="77777777" w:rsidR="00B54586" w:rsidRDefault="00A40E75" w:rsidP="00A40E75">
      <w:pPr>
        <w:spacing w:before="120"/>
        <w:rPr>
          <w:rFonts w:asciiTheme="minorHAnsi" w:hAnsiTheme="minorHAnsi" w:cstheme="minorHAnsi"/>
          <w:szCs w:val="22"/>
        </w:rPr>
      </w:pPr>
      <w:r w:rsidRPr="001D18F4">
        <w:rPr>
          <w:rFonts w:asciiTheme="minorHAnsi" w:hAnsiTheme="minorHAnsi" w:cstheme="minorHAnsi"/>
          <w:szCs w:val="22"/>
        </w:rPr>
        <w:t>Cet entretien sera l’occasion pour les hommes ou les femmes ayant suspendus temporairement leur activité professionnelle, de faire un point</w:t>
      </w:r>
      <w:r w:rsidR="00B54586">
        <w:rPr>
          <w:rFonts w:asciiTheme="minorHAnsi" w:hAnsiTheme="minorHAnsi" w:cstheme="minorHAnsi"/>
          <w:szCs w:val="22"/>
        </w:rPr>
        <w:t xml:space="preserve"> sur :</w:t>
      </w:r>
    </w:p>
    <w:p w14:paraId="5437BF9C" w14:textId="77777777" w:rsidR="00B54586" w:rsidRDefault="00A40E75" w:rsidP="009C12DD">
      <w:pPr>
        <w:pStyle w:val="Paragraphedeliste"/>
        <w:numPr>
          <w:ilvl w:val="0"/>
          <w:numId w:val="5"/>
        </w:numPr>
        <w:rPr>
          <w:rFonts w:asciiTheme="minorHAnsi" w:hAnsiTheme="minorHAnsi" w:cstheme="minorHAnsi"/>
          <w:szCs w:val="22"/>
        </w:rPr>
      </w:pPr>
      <w:proofErr w:type="gramStart"/>
      <w:r w:rsidRPr="00B54586">
        <w:rPr>
          <w:rFonts w:asciiTheme="minorHAnsi" w:hAnsiTheme="minorHAnsi" w:cstheme="minorHAnsi"/>
          <w:szCs w:val="22"/>
        </w:rPr>
        <w:t>les</w:t>
      </w:r>
      <w:proofErr w:type="gramEnd"/>
      <w:r w:rsidRPr="00B54586">
        <w:rPr>
          <w:rFonts w:asciiTheme="minorHAnsi" w:hAnsiTheme="minorHAnsi" w:cstheme="minorHAnsi"/>
          <w:szCs w:val="22"/>
        </w:rPr>
        <w:t xml:space="preserve"> évolutions de l’organisation du service </w:t>
      </w:r>
    </w:p>
    <w:p w14:paraId="79BEAAFF" w14:textId="77777777" w:rsidR="00B54586" w:rsidRDefault="00B54586" w:rsidP="009C12DD">
      <w:pPr>
        <w:pStyle w:val="Paragraphedeliste"/>
        <w:numPr>
          <w:ilvl w:val="0"/>
          <w:numId w:val="5"/>
        </w:numPr>
        <w:rPr>
          <w:rFonts w:asciiTheme="minorHAnsi" w:hAnsiTheme="minorHAnsi" w:cstheme="minorHAnsi"/>
          <w:szCs w:val="22"/>
        </w:rPr>
      </w:pPr>
      <w:proofErr w:type="gramStart"/>
      <w:r>
        <w:rPr>
          <w:rFonts w:asciiTheme="minorHAnsi" w:hAnsiTheme="minorHAnsi" w:cstheme="minorHAnsi"/>
          <w:szCs w:val="22"/>
        </w:rPr>
        <w:t>les</w:t>
      </w:r>
      <w:proofErr w:type="gramEnd"/>
      <w:r>
        <w:rPr>
          <w:rFonts w:asciiTheme="minorHAnsi" w:hAnsiTheme="minorHAnsi" w:cstheme="minorHAnsi"/>
          <w:szCs w:val="22"/>
        </w:rPr>
        <w:t xml:space="preserve"> évolutions des </w:t>
      </w:r>
      <w:r w:rsidR="00A40E75" w:rsidRPr="00B54586">
        <w:rPr>
          <w:rFonts w:asciiTheme="minorHAnsi" w:hAnsiTheme="minorHAnsi" w:cstheme="minorHAnsi"/>
          <w:szCs w:val="22"/>
        </w:rPr>
        <w:t>outils sur lesquels ils ou elles exerçaient leur ac</w:t>
      </w:r>
      <w:r>
        <w:rPr>
          <w:rFonts w:asciiTheme="minorHAnsi" w:hAnsiTheme="minorHAnsi" w:cstheme="minorHAnsi"/>
          <w:szCs w:val="22"/>
        </w:rPr>
        <w:t xml:space="preserve">tivité </w:t>
      </w:r>
    </w:p>
    <w:p w14:paraId="22B2E4FC" w14:textId="77777777" w:rsidR="00A40E75" w:rsidRPr="00B54586" w:rsidRDefault="00A40E75" w:rsidP="009C12DD">
      <w:pPr>
        <w:pStyle w:val="Paragraphedeliste"/>
        <w:numPr>
          <w:ilvl w:val="0"/>
          <w:numId w:val="5"/>
        </w:numPr>
        <w:rPr>
          <w:rFonts w:asciiTheme="minorHAnsi" w:hAnsiTheme="minorHAnsi" w:cstheme="minorHAnsi"/>
          <w:szCs w:val="22"/>
        </w:rPr>
      </w:pPr>
      <w:proofErr w:type="gramStart"/>
      <w:r w:rsidRPr="00B54586">
        <w:rPr>
          <w:rFonts w:asciiTheme="minorHAnsi" w:hAnsiTheme="minorHAnsi" w:cstheme="minorHAnsi"/>
          <w:szCs w:val="22"/>
        </w:rPr>
        <w:t>les</w:t>
      </w:r>
      <w:proofErr w:type="gramEnd"/>
      <w:r w:rsidRPr="00B54586">
        <w:rPr>
          <w:rFonts w:asciiTheme="minorHAnsi" w:hAnsiTheme="minorHAnsi" w:cstheme="minorHAnsi"/>
          <w:szCs w:val="22"/>
        </w:rPr>
        <w:t xml:space="preserve"> éventuels besoins en formation nécessaires à une reprise de l’activité professionnelle dans de bonnes conditions.</w:t>
      </w:r>
    </w:p>
    <w:p w14:paraId="44076433" w14:textId="77777777" w:rsidR="00A40E75" w:rsidRDefault="00A40E75" w:rsidP="00D71257">
      <w:pPr>
        <w:rPr>
          <w:rFonts w:asciiTheme="minorHAnsi" w:hAnsiTheme="minorHAnsi" w:cstheme="minorHAnsi"/>
          <w:b/>
          <w:i/>
          <w:szCs w:val="22"/>
        </w:rPr>
      </w:pPr>
    </w:p>
    <w:p w14:paraId="6A9BCB65" w14:textId="77777777" w:rsidR="00831597" w:rsidRPr="00B54586" w:rsidRDefault="00A40E75" w:rsidP="00D71257">
      <w:pPr>
        <w:rPr>
          <w:rFonts w:asciiTheme="minorHAnsi" w:hAnsiTheme="minorHAnsi" w:cstheme="minorHAnsi"/>
          <w:szCs w:val="22"/>
        </w:rPr>
      </w:pPr>
      <w:r w:rsidRPr="00B54586">
        <w:rPr>
          <w:rFonts w:asciiTheme="minorHAnsi" w:hAnsiTheme="minorHAnsi" w:cstheme="minorHAnsi"/>
          <w:szCs w:val="22"/>
        </w:rPr>
        <w:t xml:space="preserve">Cet </w:t>
      </w:r>
      <w:r w:rsidR="00831597" w:rsidRPr="00B54586">
        <w:rPr>
          <w:rFonts w:asciiTheme="minorHAnsi" w:hAnsiTheme="minorHAnsi" w:cstheme="minorHAnsi"/>
          <w:szCs w:val="22"/>
        </w:rPr>
        <w:t>entretien de ré-accueil sera mis en place selon les modalités suivantes :</w:t>
      </w:r>
    </w:p>
    <w:p w14:paraId="75D6DDD8" w14:textId="77777777" w:rsidR="00831597" w:rsidRPr="001D18F4" w:rsidRDefault="00831597" w:rsidP="00D71257">
      <w:pPr>
        <w:rPr>
          <w:rFonts w:asciiTheme="minorHAnsi" w:hAnsiTheme="minorHAnsi" w:cstheme="minorHAnsi"/>
          <w:b/>
          <w:szCs w:val="22"/>
        </w:rPr>
      </w:pPr>
    </w:p>
    <w:p w14:paraId="4F09A6D9" w14:textId="77777777" w:rsidR="0031338F" w:rsidRPr="001D18F4" w:rsidRDefault="0031338F" w:rsidP="009C12DD">
      <w:pPr>
        <w:pStyle w:val="Paragraphedeliste"/>
        <w:numPr>
          <w:ilvl w:val="0"/>
          <w:numId w:val="3"/>
        </w:numPr>
        <w:rPr>
          <w:rFonts w:asciiTheme="minorHAnsi" w:hAnsiTheme="minorHAnsi" w:cstheme="minorHAnsi"/>
          <w:szCs w:val="22"/>
        </w:rPr>
      </w:pPr>
      <w:r w:rsidRPr="00EE770F">
        <w:rPr>
          <w:rFonts w:asciiTheme="minorHAnsi" w:hAnsiTheme="minorHAnsi" w:cstheme="minorHAnsi"/>
          <w:b/>
          <w:szCs w:val="22"/>
        </w:rPr>
        <w:t>Absence d’une durée minimale de 4 mois consécutifs</w:t>
      </w:r>
      <w:r w:rsidRPr="001D18F4">
        <w:rPr>
          <w:rFonts w:asciiTheme="minorHAnsi" w:hAnsiTheme="minorHAnsi" w:cstheme="minorHAnsi"/>
          <w:szCs w:val="22"/>
        </w:rPr>
        <w:t> :</w:t>
      </w:r>
    </w:p>
    <w:p w14:paraId="4052A494" w14:textId="77777777" w:rsidR="00E31B52" w:rsidRPr="001D18F4" w:rsidRDefault="00831597" w:rsidP="00E31B52">
      <w:pPr>
        <w:pStyle w:val="Paragraphedeliste"/>
        <w:spacing w:before="120"/>
        <w:ind w:left="0"/>
        <w:rPr>
          <w:rFonts w:asciiTheme="minorHAnsi" w:hAnsiTheme="minorHAnsi" w:cstheme="minorHAnsi"/>
        </w:rPr>
      </w:pPr>
      <w:r w:rsidRPr="001D18F4">
        <w:rPr>
          <w:rFonts w:asciiTheme="minorHAnsi" w:hAnsiTheme="minorHAnsi" w:cstheme="minorHAnsi"/>
        </w:rPr>
        <w:t xml:space="preserve">Pour les absences d’une durée consécutive comprise entre 4 et 6 mois, le salarié concerné pourra demander à son responsable de service l’organisation d’un entretien de ré-accueil au poste, qui se déroulera au plus tard dans </w:t>
      </w:r>
      <w:r w:rsidR="00A40E75" w:rsidRPr="001D18F4">
        <w:rPr>
          <w:rFonts w:asciiTheme="minorHAnsi" w:hAnsiTheme="minorHAnsi" w:cstheme="minorHAnsi"/>
        </w:rPr>
        <w:t>la semaine</w:t>
      </w:r>
      <w:r w:rsidRPr="001D18F4">
        <w:rPr>
          <w:rFonts w:asciiTheme="minorHAnsi" w:hAnsiTheme="minorHAnsi" w:cstheme="minorHAnsi"/>
        </w:rPr>
        <w:t xml:space="preserve"> suivant la reprise.</w:t>
      </w:r>
    </w:p>
    <w:p w14:paraId="3D80A220" w14:textId="77777777" w:rsidR="0031338F" w:rsidRPr="001D18F4" w:rsidRDefault="0031338F" w:rsidP="00E31B52">
      <w:pPr>
        <w:spacing w:before="120"/>
        <w:rPr>
          <w:rFonts w:asciiTheme="minorHAnsi" w:hAnsiTheme="minorHAnsi" w:cstheme="minorHAnsi"/>
          <w:szCs w:val="22"/>
        </w:rPr>
      </w:pPr>
    </w:p>
    <w:p w14:paraId="0AD86FBC" w14:textId="77777777" w:rsidR="0031338F" w:rsidRPr="001D18F4" w:rsidRDefault="0031338F" w:rsidP="009C12DD">
      <w:pPr>
        <w:pStyle w:val="Paragraphedeliste"/>
        <w:numPr>
          <w:ilvl w:val="0"/>
          <w:numId w:val="3"/>
        </w:numPr>
        <w:rPr>
          <w:rFonts w:asciiTheme="minorHAnsi" w:hAnsiTheme="minorHAnsi" w:cstheme="minorHAnsi"/>
          <w:szCs w:val="22"/>
        </w:rPr>
      </w:pPr>
      <w:r w:rsidRPr="00EE770F">
        <w:rPr>
          <w:rFonts w:asciiTheme="minorHAnsi" w:hAnsiTheme="minorHAnsi" w:cstheme="minorHAnsi"/>
          <w:b/>
          <w:szCs w:val="22"/>
        </w:rPr>
        <w:t>Absence d’une durée minimale de 6 mois consécutifs</w:t>
      </w:r>
      <w:r w:rsidRPr="001D18F4">
        <w:rPr>
          <w:rFonts w:asciiTheme="minorHAnsi" w:hAnsiTheme="minorHAnsi" w:cstheme="minorHAnsi"/>
          <w:szCs w:val="22"/>
        </w:rPr>
        <w:t> :</w:t>
      </w:r>
    </w:p>
    <w:p w14:paraId="2C432510" w14:textId="77777777" w:rsidR="00E31B52" w:rsidRPr="001D18F4" w:rsidRDefault="00E31B52" w:rsidP="00E31B52">
      <w:pPr>
        <w:spacing w:before="120"/>
        <w:rPr>
          <w:rFonts w:asciiTheme="minorHAnsi" w:hAnsiTheme="minorHAnsi" w:cstheme="minorHAnsi"/>
          <w:szCs w:val="22"/>
        </w:rPr>
      </w:pPr>
      <w:r w:rsidRPr="001D18F4">
        <w:rPr>
          <w:rFonts w:asciiTheme="minorHAnsi" w:hAnsiTheme="minorHAnsi" w:cstheme="minorHAnsi"/>
          <w:szCs w:val="22"/>
        </w:rPr>
        <w:t>Pour les absences</w:t>
      </w:r>
      <w:r w:rsidR="00F6091D" w:rsidRPr="001D18F4">
        <w:rPr>
          <w:rFonts w:asciiTheme="minorHAnsi" w:hAnsiTheme="minorHAnsi" w:cstheme="minorHAnsi"/>
          <w:szCs w:val="22"/>
        </w:rPr>
        <w:t xml:space="preserve"> de plus de 6 mois consécutifs</w:t>
      </w:r>
      <w:r w:rsidRPr="001D18F4">
        <w:rPr>
          <w:rFonts w:asciiTheme="minorHAnsi" w:hAnsiTheme="minorHAnsi" w:cstheme="minorHAnsi"/>
          <w:szCs w:val="22"/>
        </w:rPr>
        <w:t xml:space="preserve">, </w:t>
      </w:r>
      <w:r w:rsidR="00A40E75" w:rsidRPr="001D18F4">
        <w:rPr>
          <w:rFonts w:asciiTheme="minorHAnsi" w:hAnsiTheme="minorHAnsi" w:cstheme="minorHAnsi"/>
          <w:szCs w:val="22"/>
        </w:rPr>
        <w:t xml:space="preserve">le responsable de service organisera de manière systématique un </w:t>
      </w:r>
      <w:r w:rsidRPr="001D18F4">
        <w:rPr>
          <w:rFonts w:asciiTheme="minorHAnsi" w:hAnsiTheme="minorHAnsi" w:cstheme="minorHAnsi"/>
          <w:szCs w:val="22"/>
        </w:rPr>
        <w:t xml:space="preserve">entretien de ré-accueil </w:t>
      </w:r>
      <w:r w:rsidR="001D18F4">
        <w:rPr>
          <w:rFonts w:asciiTheme="minorHAnsi" w:hAnsiTheme="minorHAnsi" w:cstheme="minorHAnsi"/>
          <w:szCs w:val="22"/>
        </w:rPr>
        <w:t>pour le</w:t>
      </w:r>
      <w:r w:rsidR="004253C6" w:rsidRPr="001D18F4">
        <w:rPr>
          <w:rFonts w:asciiTheme="minorHAnsi" w:hAnsiTheme="minorHAnsi" w:cstheme="minorHAnsi"/>
          <w:szCs w:val="22"/>
        </w:rPr>
        <w:t xml:space="preserve"> salarié concerné, </w:t>
      </w:r>
      <w:r w:rsidR="00B54586">
        <w:rPr>
          <w:rFonts w:asciiTheme="minorHAnsi" w:hAnsiTheme="minorHAnsi" w:cstheme="minorHAnsi"/>
          <w:szCs w:val="22"/>
        </w:rPr>
        <w:t xml:space="preserve">le jour de </w:t>
      </w:r>
      <w:r w:rsidRPr="001D18F4">
        <w:rPr>
          <w:rFonts w:asciiTheme="minorHAnsi" w:hAnsiTheme="minorHAnsi" w:cstheme="minorHAnsi"/>
          <w:szCs w:val="22"/>
        </w:rPr>
        <w:t>la reprise d’activité.</w:t>
      </w:r>
    </w:p>
    <w:p w14:paraId="26F19F45" w14:textId="77777777" w:rsidR="0031338F" w:rsidRPr="001D18F4" w:rsidRDefault="0031338F" w:rsidP="00E31B52">
      <w:pPr>
        <w:spacing w:before="120"/>
        <w:rPr>
          <w:rFonts w:asciiTheme="minorHAnsi" w:hAnsiTheme="minorHAnsi" w:cstheme="minorHAnsi"/>
          <w:szCs w:val="22"/>
        </w:rPr>
      </w:pPr>
    </w:p>
    <w:p w14:paraId="1E77E659" w14:textId="77777777" w:rsidR="00F6091D" w:rsidRDefault="00B54586" w:rsidP="00E31B52">
      <w:pPr>
        <w:spacing w:before="120"/>
        <w:rPr>
          <w:rFonts w:asciiTheme="minorHAnsi" w:hAnsiTheme="minorHAnsi" w:cstheme="minorHAnsi"/>
          <w:szCs w:val="22"/>
        </w:rPr>
      </w:pPr>
      <w:r>
        <w:rPr>
          <w:rFonts w:asciiTheme="minorHAnsi" w:hAnsiTheme="minorHAnsi" w:cstheme="minorHAnsi"/>
          <w:szCs w:val="22"/>
        </w:rPr>
        <w:lastRenderedPageBreak/>
        <w:t>Par ailleurs</w:t>
      </w:r>
      <w:r w:rsidR="004253C6" w:rsidRPr="001D18F4">
        <w:rPr>
          <w:rFonts w:asciiTheme="minorHAnsi" w:hAnsiTheme="minorHAnsi" w:cstheme="minorHAnsi"/>
          <w:szCs w:val="22"/>
        </w:rPr>
        <w:t xml:space="preserve">, </w:t>
      </w:r>
      <w:r>
        <w:rPr>
          <w:rFonts w:asciiTheme="minorHAnsi" w:hAnsiTheme="minorHAnsi" w:cstheme="minorHAnsi"/>
          <w:szCs w:val="22"/>
        </w:rPr>
        <w:t xml:space="preserve">en complément de l’entretien de ré-accueil, </w:t>
      </w:r>
      <w:r w:rsidR="00F6091D" w:rsidRPr="001D18F4">
        <w:rPr>
          <w:rFonts w:asciiTheme="minorHAnsi" w:hAnsiTheme="minorHAnsi" w:cstheme="minorHAnsi"/>
          <w:szCs w:val="22"/>
        </w:rPr>
        <w:t>une journée de doubl</w:t>
      </w:r>
      <w:r w:rsidR="00F745E1" w:rsidRPr="001D18F4">
        <w:rPr>
          <w:rFonts w:asciiTheme="minorHAnsi" w:hAnsiTheme="minorHAnsi" w:cstheme="minorHAnsi"/>
          <w:szCs w:val="22"/>
        </w:rPr>
        <w:t>ur</w:t>
      </w:r>
      <w:r w:rsidR="00F6091D" w:rsidRPr="001D18F4">
        <w:rPr>
          <w:rFonts w:asciiTheme="minorHAnsi" w:hAnsiTheme="minorHAnsi" w:cstheme="minorHAnsi"/>
          <w:szCs w:val="22"/>
        </w:rPr>
        <w:t xml:space="preserve">e </w:t>
      </w:r>
      <w:r w:rsidR="004253C6" w:rsidRPr="001D18F4">
        <w:rPr>
          <w:rFonts w:asciiTheme="minorHAnsi" w:hAnsiTheme="minorHAnsi" w:cstheme="minorHAnsi"/>
          <w:szCs w:val="22"/>
        </w:rPr>
        <w:t xml:space="preserve">sera mise en place </w:t>
      </w:r>
      <w:r w:rsidR="00F6091D" w:rsidRPr="001D18F4">
        <w:rPr>
          <w:rFonts w:asciiTheme="minorHAnsi" w:hAnsiTheme="minorHAnsi" w:cstheme="minorHAnsi"/>
          <w:szCs w:val="22"/>
        </w:rPr>
        <w:t>l</w:t>
      </w:r>
      <w:r w:rsidR="00F745E1" w:rsidRPr="001D18F4">
        <w:rPr>
          <w:rFonts w:asciiTheme="minorHAnsi" w:hAnsiTheme="minorHAnsi" w:cstheme="minorHAnsi"/>
          <w:szCs w:val="22"/>
        </w:rPr>
        <w:t xml:space="preserve">e jour de la reprise du travail afin de permettre </w:t>
      </w:r>
      <w:r>
        <w:rPr>
          <w:rFonts w:asciiTheme="minorHAnsi" w:hAnsiTheme="minorHAnsi" w:cstheme="minorHAnsi"/>
          <w:szCs w:val="22"/>
        </w:rPr>
        <w:t xml:space="preserve">un retour sur son poste de travail </w:t>
      </w:r>
      <w:r w:rsidR="00F745E1" w:rsidRPr="001D18F4">
        <w:rPr>
          <w:rFonts w:asciiTheme="minorHAnsi" w:hAnsiTheme="minorHAnsi" w:cstheme="minorHAnsi"/>
          <w:szCs w:val="22"/>
        </w:rPr>
        <w:t>dans de bonnes conditions.</w:t>
      </w:r>
    </w:p>
    <w:p w14:paraId="78CC945C" w14:textId="77777777" w:rsidR="00B54586" w:rsidRPr="001D18F4" w:rsidRDefault="00B54586" w:rsidP="00E31B52">
      <w:pPr>
        <w:spacing w:before="120"/>
        <w:rPr>
          <w:rFonts w:asciiTheme="minorHAnsi" w:hAnsiTheme="minorHAnsi" w:cstheme="minorHAnsi"/>
          <w:szCs w:val="22"/>
        </w:rPr>
      </w:pPr>
      <w:r>
        <w:rPr>
          <w:rFonts w:asciiTheme="minorHAnsi" w:hAnsiTheme="minorHAnsi" w:cstheme="minorHAnsi"/>
          <w:szCs w:val="22"/>
        </w:rPr>
        <w:t>Cette journée sera systématique à partir de 4 mois d’absences consécutives.</w:t>
      </w:r>
    </w:p>
    <w:p w14:paraId="5B6477D2" w14:textId="77777777" w:rsidR="00E31B52" w:rsidRPr="002B17B0" w:rsidRDefault="00E31B52" w:rsidP="00E31B52">
      <w:pPr>
        <w:ind w:right="-2"/>
        <w:rPr>
          <w:rFonts w:asciiTheme="minorHAnsi" w:hAnsiTheme="minorHAnsi" w:cstheme="minorHAnsi"/>
          <w:color w:val="000000" w:themeColor="text1"/>
          <w:szCs w:val="22"/>
        </w:rPr>
      </w:pPr>
    </w:p>
    <w:p w14:paraId="38558A6E" w14:textId="77777777" w:rsidR="00E31B52" w:rsidRPr="002B17B0" w:rsidRDefault="00E31B52" w:rsidP="00D71257">
      <w:pPr>
        <w:rPr>
          <w:rFonts w:asciiTheme="minorHAnsi" w:hAnsiTheme="minorHAnsi" w:cstheme="minorHAnsi"/>
          <w:b/>
          <w:i/>
          <w:color w:val="000000" w:themeColor="text1"/>
          <w:szCs w:val="22"/>
        </w:rPr>
      </w:pPr>
      <w:r w:rsidRPr="002B17B0">
        <w:rPr>
          <w:rFonts w:asciiTheme="minorHAnsi" w:hAnsiTheme="minorHAnsi" w:cstheme="minorHAnsi"/>
          <w:b/>
          <w:i/>
          <w:color w:val="000000" w:themeColor="text1"/>
          <w:szCs w:val="22"/>
        </w:rPr>
        <w:t>Objectif :</w:t>
      </w:r>
    </w:p>
    <w:p w14:paraId="44AC8151" w14:textId="77777777" w:rsidR="00E31B52" w:rsidRPr="002B17B0" w:rsidRDefault="00E31B52" w:rsidP="00E31B52">
      <w:pPr>
        <w:ind w:right="-2"/>
        <w:rPr>
          <w:rFonts w:asciiTheme="minorHAnsi" w:hAnsiTheme="minorHAnsi" w:cstheme="minorHAnsi"/>
          <w:color w:val="000000" w:themeColor="text1"/>
          <w:szCs w:val="22"/>
        </w:rPr>
      </w:pPr>
    </w:p>
    <w:p w14:paraId="28E9D4B9" w14:textId="77777777" w:rsidR="00E31B52" w:rsidRPr="002B17B0" w:rsidRDefault="00E31B52" w:rsidP="00E31B52">
      <w:pPr>
        <w:pBdr>
          <w:top w:val="single" w:sz="4" w:space="1" w:color="auto"/>
          <w:left w:val="single" w:sz="4" w:space="4" w:color="auto"/>
          <w:bottom w:val="single" w:sz="4" w:space="1" w:color="auto"/>
          <w:right w:val="single" w:sz="4" w:space="4" w:color="auto"/>
        </w:pBdr>
        <w:jc w:val="center"/>
        <w:rPr>
          <w:rFonts w:asciiTheme="minorHAnsi" w:hAnsiTheme="minorHAnsi" w:cstheme="minorHAnsi"/>
          <w:b/>
          <w:color w:val="000000" w:themeColor="text1"/>
          <w:szCs w:val="22"/>
        </w:rPr>
      </w:pPr>
      <w:r w:rsidRPr="002B17B0">
        <w:rPr>
          <w:rFonts w:asciiTheme="minorHAnsi" w:hAnsiTheme="minorHAnsi" w:cstheme="minorHAnsi"/>
          <w:b/>
          <w:color w:val="000000" w:themeColor="text1"/>
          <w:szCs w:val="22"/>
        </w:rPr>
        <w:t>100% des entretiens de ré-accueil au poste doivent être réalisés</w:t>
      </w:r>
      <w:r w:rsidR="00F745E1" w:rsidRPr="002B17B0">
        <w:rPr>
          <w:rFonts w:asciiTheme="minorHAnsi" w:hAnsiTheme="minorHAnsi" w:cstheme="minorHAnsi"/>
          <w:b/>
          <w:color w:val="000000" w:themeColor="text1"/>
          <w:szCs w:val="22"/>
        </w:rPr>
        <w:t xml:space="preserve"> pour les personnels concernés</w:t>
      </w:r>
    </w:p>
    <w:p w14:paraId="2D927DF2" w14:textId="77777777" w:rsidR="00E31B52" w:rsidRDefault="00E31B52" w:rsidP="00E31B52">
      <w:pPr>
        <w:ind w:right="-2"/>
        <w:rPr>
          <w:rFonts w:asciiTheme="minorHAnsi" w:hAnsiTheme="minorHAnsi" w:cstheme="minorHAnsi"/>
          <w:szCs w:val="22"/>
        </w:rPr>
      </w:pPr>
    </w:p>
    <w:p w14:paraId="67F6845A" w14:textId="77777777" w:rsidR="00E31B52" w:rsidRPr="00760051" w:rsidRDefault="00E31B52" w:rsidP="00E31B52">
      <w:pPr>
        <w:ind w:right="-2"/>
        <w:rPr>
          <w:rFonts w:asciiTheme="minorHAnsi" w:hAnsiTheme="minorHAnsi" w:cstheme="minorHAnsi"/>
          <w:b/>
          <w:i/>
          <w:szCs w:val="22"/>
        </w:rPr>
      </w:pPr>
      <w:r w:rsidRPr="00760051">
        <w:rPr>
          <w:rFonts w:asciiTheme="minorHAnsi" w:hAnsiTheme="minorHAnsi" w:cstheme="minorHAnsi"/>
          <w:b/>
          <w:i/>
          <w:szCs w:val="22"/>
        </w:rPr>
        <w:t>Indicateur :</w:t>
      </w:r>
    </w:p>
    <w:p w14:paraId="77406FEC" w14:textId="77777777" w:rsidR="00E31B52" w:rsidRPr="00B7574B" w:rsidRDefault="00E31B52" w:rsidP="00E31B52">
      <w:pPr>
        <w:spacing w:before="120"/>
        <w:rPr>
          <w:rFonts w:ascii="Calibri" w:hAnsi="Calibri" w:cs="Tahoma"/>
          <w:color w:val="C54C00"/>
          <w:szCs w:val="22"/>
        </w:rPr>
      </w:pPr>
      <w:r w:rsidRPr="00B7574B">
        <w:rPr>
          <w:rFonts w:ascii="Calibri" w:hAnsi="Calibri" w:cs="Tahoma"/>
          <w:color w:val="C54C00"/>
          <w:szCs w:val="22"/>
        </w:rPr>
        <w:t xml:space="preserve">Un formulaire à remplir conjointement par le salarié et le manager lors de l’entretien de ré accueil sera élaboré. Ce formulaire sera transmis aux RH </w:t>
      </w:r>
      <w:proofErr w:type="gramStart"/>
      <w:r w:rsidRPr="00B7574B">
        <w:rPr>
          <w:rFonts w:ascii="Calibri" w:hAnsi="Calibri" w:cs="Tahoma"/>
          <w:color w:val="C54C00"/>
          <w:szCs w:val="22"/>
        </w:rPr>
        <w:t>suite à</w:t>
      </w:r>
      <w:proofErr w:type="gramEnd"/>
      <w:r w:rsidRPr="00B7574B">
        <w:rPr>
          <w:rFonts w:ascii="Calibri" w:hAnsi="Calibri" w:cs="Tahoma"/>
          <w:color w:val="C54C00"/>
          <w:szCs w:val="22"/>
        </w:rPr>
        <w:t xml:space="preserve"> l’entretien pour suivi et</w:t>
      </w:r>
      <w:r w:rsidR="00F745E1">
        <w:rPr>
          <w:rFonts w:ascii="Calibri" w:hAnsi="Calibri" w:cs="Tahoma"/>
          <w:color w:val="C54C00"/>
          <w:szCs w:val="22"/>
        </w:rPr>
        <w:t xml:space="preserve"> sera classé</w:t>
      </w:r>
      <w:r w:rsidRPr="00B7574B">
        <w:rPr>
          <w:rFonts w:ascii="Calibri" w:hAnsi="Calibri" w:cs="Tahoma"/>
          <w:color w:val="C54C00"/>
          <w:szCs w:val="22"/>
        </w:rPr>
        <w:t xml:space="preserve"> dans le dossier du salarié.</w:t>
      </w:r>
    </w:p>
    <w:p w14:paraId="7E129AE8" w14:textId="77777777" w:rsidR="00DE507E" w:rsidRPr="00EE770F" w:rsidRDefault="002B2353"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EE770F">
        <w:rPr>
          <w:rFonts w:asciiTheme="minorHAnsi" w:hAnsiTheme="minorHAnsi" w:cstheme="minorHAnsi"/>
          <w:b/>
          <w:sz w:val="24"/>
          <w:szCs w:val="24"/>
        </w:rPr>
        <w:t xml:space="preserve">.3 </w:t>
      </w:r>
      <w:r w:rsidR="00DE507E" w:rsidRPr="00EE770F">
        <w:rPr>
          <w:rFonts w:asciiTheme="minorHAnsi" w:hAnsiTheme="minorHAnsi" w:cstheme="minorHAnsi"/>
          <w:b/>
          <w:sz w:val="24"/>
          <w:szCs w:val="24"/>
        </w:rPr>
        <w:t>Réalisation des E</w:t>
      </w:r>
      <w:r w:rsidR="00A266EF" w:rsidRPr="00EE770F">
        <w:rPr>
          <w:rFonts w:asciiTheme="minorHAnsi" w:hAnsiTheme="minorHAnsi" w:cstheme="minorHAnsi"/>
          <w:b/>
          <w:sz w:val="24"/>
          <w:szCs w:val="24"/>
        </w:rPr>
        <w:t xml:space="preserve">ntretiens </w:t>
      </w:r>
      <w:r w:rsidR="00DE507E" w:rsidRPr="00EE770F">
        <w:rPr>
          <w:rFonts w:asciiTheme="minorHAnsi" w:hAnsiTheme="minorHAnsi" w:cstheme="minorHAnsi"/>
          <w:b/>
          <w:sz w:val="24"/>
          <w:szCs w:val="24"/>
        </w:rPr>
        <w:t>A</w:t>
      </w:r>
      <w:r w:rsidR="00A266EF" w:rsidRPr="00EE770F">
        <w:rPr>
          <w:rFonts w:asciiTheme="minorHAnsi" w:hAnsiTheme="minorHAnsi" w:cstheme="minorHAnsi"/>
          <w:b/>
          <w:sz w:val="24"/>
          <w:szCs w:val="24"/>
        </w:rPr>
        <w:t>nnuels d’</w:t>
      </w:r>
      <w:r w:rsidR="00DE507E" w:rsidRPr="00EE770F">
        <w:rPr>
          <w:rFonts w:asciiTheme="minorHAnsi" w:hAnsiTheme="minorHAnsi" w:cstheme="minorHAnsi"/>
          <w:b/>
          <w:sz w:val="24"/>
          <w:szCs w:val="24"/>
        </w:rPr>
        <w:t>A</w:t>
      </w:r>
      <w:r w:rsidR="00A266EF" w:rsidRPr="00EE770F">
        <w:rPr>
          <w:rFonts w:asciiTheme="minorHAnsi" w:hAnsiTheme="minorHAnsi" w:cstheme="minorHAnsi"/>
          <w:b/>
          <w:sz w:val="24"/>
          <w:szCs w:val="24"/>
        </w:rPr>
        <w:t>ppréciation</w:t>
      </w:r>
    </w:p>
    <w:p w14:paraId="2ACD9EF5" w14:textId="77777777" w:rsidR="00DE507E" w:rsidRDefault="00DE507E" w:rsidP="00DE507E">
      <w:pPr>
        <w:ind w:right="-2"/>
        <w:rPr>
          <w:rFonts w:asciiTheme="minorHAnsi" w:hAnsiTheme="minorHAnsi" w:cstheme="minorHAnsi"/>
          <w:szCs w:val="22"/>
        </w:rPr>
      </w:pPr>
    </w:p>
    <w:p w14:paraId="2D57ED67" w14:textId="77777777" w:rsidR="00DE507E" w:rsidRPr="00093E70" w:rsidRDefault="00DE507E" w:rsidP="00D71257">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14:paraId="213B5E70" w14:textId="77777777" w:rsidR="00DE507E" w:rsidRPr="00DE507E" w:rsidRDefault="00A266EF" w:rsidP="00DE507E">
      <w:pPr>
        <w:tabs>
          <w:tab w:val="num" w:pos="2280"/>
        </w:tabs>
        <w:ind w:right="-2"/>
        <w:contextualSpacing/>
        <w:rPr>
          <w:rFonts w:asciiTheme="minorHAnsi" w:hAnsiTheme="minorHAnsi" w:cstheme="minorHAnsi"/>
          <w:szCs w:val="22"/>
        </w:rPr>
      </w:pPr>
      <w:r>
        <w:rPr>
          <w:rFonts w:asciiTheme="minorHAnsi" w:hAnsiTheme="minorHAnsi" w:cstheme="minorHAnsi"/>
          <w:szCs w:val="22"/>
        </w:rPr>
        <w:t xml:space="preserve">En cas d’absence pendant le temps de la </w:t>
      </w:r>
      <w:r w:rsidR="00D579E4">
        <w:rPr>
          <w:rFonts w:asciiTheme="minorHAnsi" w:hAnsiTheme="minorHAnsi" w:cstheme="minorHAnsi"/>
          <w:szCs w:val="22"/>
        </w:rPr>
        <w:t>campagne d’EAA, il est entendu que le collaborateur sera reçu à son retour afin de disposer d’un entretien en vue d’une fixation d’objectifs individuels et afin de transmettre les objectifs du service.</w:t>
      </w:r>
    </w:p>
    <w:p w14:paraId="7DA2B63E" w14:textId="77777777" w:rsidR="0066370F" w:rsidRDefault="0066370F" w:rsidP="00DE507E">
      <w:pPr>
        <w:ind w:right="-2"/>
        <w:rPr>
          <w:rFonts w:asciiTheme="minorHAnsi" w:hAnsiTheme="minorHAnsi" w:cstheme="minorHAnsi"/>
          <w:szCs w:val="22"/>
        </w:rPr>
      </w:pPr>
    </w:p>
    <w:p w14:paraId="66365445" w14:textId="77777777" w:rsidR="00DE507E" w:rsidRPr="00093E70" w:rsidRDefault="00DE507E" w:rsidP="00DE507E">
      <w:pPr>
        <w:ind w:right="-2"/>
        <w:rPr>
          <w:rFonts w:asciiTheme="minorHAnsi" w:hAnsiTheme="minorHAnsi" w:cstheme="minorHAnsi"/>
          <w:b/>
          <w:i/>
          <w:szCs w:val="22"/>
        </w:rPr>
      </w:pPr>
      <w:r w:rsidRPr="00093E70">
        <w:rPr>
          <w:rFonts w:asciiTheme="minorHAnsi" w:hAnsiTheme="minorHAnsi" w:cstheme="minorHAnsi"/>
          <w:b/>
          <w:i/>
          <w:szCs w:val="22"/>
        </w:rPr>
        <w:t>Objectif</w:t>
      </w:r>
      <w:r>
        <w:rPr>
          <w:rFonts w:asciiTheme="minorHAnsi" w:hAnsiTheme="minorHAnsi" w:cstheme="minorHAnsi"/>
          <w:b/>
          <w:i/>
          <w:szCs w:val="22"/>
        </w:rPr>
        <w:t> :</w:t>
      </w:r>
    </w:p>
    <w:p w14:paraId="4D4BBCB3" w14:textId="77777777" w:rsidR="00DE507E" w:rsidRDefault="00DE507E" w:rsidP="00DE507E">
      <w:pPr>
        <w:ind w:right="-2"/>
        <w:rPr>
          <w:rFonts w:asciiTheme="minorHAnsi" w:hAnsiTheme="minorHAnsi" w:cstheme="minorHAnsi"/>
          <w:szCs w:val="22"/>
        </w:rPr>
      </w:pPr>
    </w:p>
    <w:p w14:paraId="6D92EC80" w14:textId="77777777" w:rsidR="00DE507E" w:rsidRPr="006A469A" w:rsidRDefault="00DE507E" w:rsidP="00DE507E">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R</w:t>
      </w:r>
      <w:r w:rsidR="00D579E4">
        <w:rPr>
          <w:rFonts w:asciiTheme="minorHAnsi" w:hAnsiTheme="minorHAnsi" w:cstheme="minorHAnsi"/>
          <w:b/>
          <w:szCs w:val="22"/>
        </w:rPr>
        <w:t>éalisation de 100 % des entretiens annuels en cas d’absence pendant la campagne d’EAA</w:t>
      </w:r>
    </w:p>
    <w:p w14:paraId="3887E3A9" w14:textId="77777777" w:rsidR="0066370F" w:rsidRDefault="0066370F" w:rsidP="00DE507E">
      <w:pPr>
        <w:ind w:right="-2"/>
        <w:rPr>
          <w:rFonts w:asciiTheme="minorHAnsi" w:hAnsiTheme="minorHAnsi" w:cstheme="minorHAnsi"/>
          <w:szCs w:val="22"/>
        </w:rPr>
      </w:pPr>
    </w:p>
    <w:p w14:paraId="5035994B" w14:textId="77777777" w:rsidR="00DE507E" w:rsidRPr="00093E70" w:rsidRDefault="00DE507E" w:rsidP="00DE507E">
      <w:pPr>
        <w:ind w:right="-2"/>
        <w:rPr>
          <w:rFonts w:asciiTheme="minorHAnsi" w:hAnsiTheme="minorHAnsi" w:cstheme="minorHAnsi"/>
          <w:b/>
          <w:i/>
          <w:szCs w:val="22"/>
        </w:rPr>
      </w:pPr>
      <w:r w:rsidRPr="00093E70">
        <w:rPr>
          <w:rFonts w:asciiTheme="minorHAnsi" w:hAnsiTheme="minorHAnsi" w:cstheme="minorHAnsi"/>
          <w:b/>
          <w:i/>
          <w:szCs w:val="22"/>
        </w:rPr>
        <w:t>Indicateur</w:t>
      </w:r>
      <w:r>
        <w:rPr>
          <w:rFonts w:asciiTheme="minorHAnsi" w:hAnsiTheme="minorHAnsi" w:cstheme="minorHAnsi"/>
          <w:b/>
          <w:i/>
          <w:szCs w:val="22"/>
        </w:rPr>
        <w:t> :</w:t>
      </w:r>
    </w:p>
    <w:p w14:paraId="3346B65A" w14:textId="77777777" w:rsidR="00D579E4" w:rsidRDefault="0031338F" w:rsidP="00D579E4">
      <w:pPr>
        <w:spacing w:before="120"/>
        <w:rPr>
          <w:rFonts w:ascii="Calibri" w:hAnsi="Calibri" w:cs="Tahoma"/>
          <w:color w:val="C54C00"/>
          <w:szCs w:val="22"/>
        </w:rPr>
      </w:pPr>
      <w:r>
        <w:rPr>
          <w:rFonts w:ascii="Calibri" w:hAnsi="Calibri" w:cs="Tahoma"/>
          <w:color w:val="C54C00"/>
          <w:szCs w:val="22"/>
        </w:rPr>
        <w:t>Un suivi du nombre d’entretiens à réaliser et du nombre d’entretien</w:t>
      </w:r>
      <w:r w:rsidR="00C70740">
        <w:rPr>
          <w:rFonts w:ascii="Calibri" w:hAnsi="Calibri" w:cs="Tahoma"/>
          <w:color w:val="C54C00"/>
          <w:szCs w:val="22"/>
        </w:rPr>
        <w:t>s</w:t>
      </w:r>
      <w:r>
        <w:rPr>
          <w:rFonts w:ascii="Calibri" w:hAnsi="Calibri" w:cs="Tahoma"/>
          <w:color w:val="C54C00"/>
          <w:szCs w:val="22"/>
        </w:rPr>
        <w:t xml:space="preserve"> réellement effectués</w:t>
      </w:r>
      <w:r w:rsidR="00397448">
        <w:rPr>
          <w:rFonts w:ascii="Calibri" w:hAnsi="Calibri" w:cs="Tahoma"/>
          <w:color w:val="C54C00"/>
          <w:szCs w:val="22"/>
        </w:rPr>
        <w:t xml:space="preserve"> sera effectué annuellement</w:t>
      </w:r>
      <w:r>
        <w:rPr>
          <w:rFonts w:ascii="Calibri" w:hAnsi="Calibri" w:cs="Tahoma"/>
          <w:color w:val="C54C00"/>
          <w:szCs w:val="22"/>
        </w:rPr>
        <w:t>.</w:t>
      </w:r>
    </w:p>
    <w:p w14:paraId="3ACE67F2" w14:textId="55AABE0C" w:rsidR="002B2353" w:rsidRDefault="002B2353">
      <w:pPr>
        <w:jc w:val="left"/>
        <w:rPr>
          <w:rFonts w:ascii="Calibri" w:hAnsi="Calibri" w:cs="Tahoma"/>
          <w:color w:val="C54C00"/>
          <w:szCs w:val="22"/>
        </w:rPr>
      </w:pPr>
    </w:p>
    <w:p w14:paraId="1B76932C" w14:textId="77777777" w:rsidR="00DE507E" w:rsidRPr="00EE770F" w:rsidRDefault="002B2353"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EE770F">
        <w:rPr>
          <w:rFonts w:asciiTheme="minorHAnsi" w:hAnsiTheme="minorHAnsi" w:cstheme="minorHAnsi"/>
          <w:b/>
          <w:sz w:val="24"/>
          <w:szCs w:val="24"/>
        </w:rPr>
        <w:t xml:space="preserve">.4 </w:t>
      </w:r>
      <w:r w:rsidR="00DE507E" w:rsidRPr="00EE770F">
        <w:rPr>
          <w:rFonts w:asciiTheme="minorHAnsi" w:hAnsiTheme="minorHAnsi" w:cstheme="minorHAnsi"/>
          <w:b/>
          <w:sz w:val="24"/>
          <w:szCs w:val="24"/>
        </w:rPr>
        <w:t xml:space="preserve">Absences </w:t>
      </w:r>
      <w:r w:rsidR="0066370F" w:rsidRPr="00EE770F">
        <w:rPr>
          <w:rFonts w:asciiTheme="minorHAnsi" w:hAnsiTheme="minorHAnsi" w:cstheme="minorHAnsi"/>
          <w:b/>
          <w:sz w:val="24"/>
          <w:szCs w:val="24"/>
        </w:rPr>
        <w:t xml:space="preserve">enfants malades </w:t>
      </w:r>
      <w:r w:rsidR="000D5C89" w:rsidRPr="00EE770F">
        <w:rPr>
          <w:rFonts w:asciiTheme="minorHAnsi" w:hAnsiTheme="minorHAnsi" w:cstheme="minorHAnsi"/>
          <w:b/>
          <w:sz w:val="24"/>
          <w:szCs w:val="24"/>
        </w:rPr>
        <w:t>supplémentaires sous conditions</w:t>
      </w:r>
    </w:p>
    <w:p w14:paraId="2EF8B3CF" w14:textId="77777777" w:rsidR="0066370F" w:rsidRDefault="0066370F" w:rsidP="00DE507E">
      <w:pPr>
        <w:ind w:right="-2"/>
        <w:rPr>
          <w:rFonts w:asciiTheme="minorHAnsi" w:hAnsiTheme="minorHAnsi" w:cstheme="minorHAnsi"/>
          <w:szCs w:val="22"/>
        </w:rPr>
      </w:pPr>
    </w:p>
    <w:p w14:paraId="1616E837" w14:textId="77777777" w:rsidR="00DE507E" w:rsidRDefault="00DE507E" w:rsidP="00D055F7">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14:paraId="07D73B8F" w14:textId="77777777" w:rsidR="008D3D49" w:rsidRPr="00623D71" w:rsidRDefault="008D3D49" w:rsidP="00EE770F">
      <w:pPr>
        <w:spacing w:before="100" w:beforeAutospacing="1"/>
        <w:ind w:right="-2"/>
        <w:rPr>
          <w:rFonts w:asciiTheme="minorHAnsi" w:hAnsiTheme="minorHAnsi" w:cstheme="minorHAnsi"/>
          <w:szCs w:val="22"/>
        </w:rPr>
      </w:pPr>
      <w:r w:rsidRPr="00623D71">
        <w:rPr>
          <w:rFonts w:asciiTheme="minorHAnsi" w:hAnsiTheme="minorHAnsi" w:cstheme="minorHAnsi"/>
          <w:szCs w:val="22"/>
        </w:rPr>
        <w:t>En sus des jours enfants malades prévus par la Convention Collective, des absences autorisées sans solde supplémentaire pourront être accordées si l’organisation du service le permet. Ces absences pourront êt</w:t>
      </w:r>
      <w:r w:rsidR="00EE770F">
        <w:rPr>
          <w:rFonts w:asciiTheme="minorHAnsi" w:hAnsiTheme="minorHAnsi" w:cstheme="minorHAnsi"/>
          <w:szCs w:val="22"/>
        </w:rPr>
        <w:t>re prises par journée complète.</w:t>
      </w:r>
    </w:p>
    <w:p w14:paraId="67148B8D" w14:textId="77777777" w:rsidR="008D3D49" w:rsidRPr="00623D71" w:rsidRDefault="008D3D49" w:rsidP="00EE770F">
      <w:pPr>
        <w:spacing w:before="120"/>
        <w:ind w:right="-2"/>
        <w:rPr>
          <w:rFonts w:asciiTheme="minorHAnsi" w:hAnsiTheme="minorHAnsi" w:cstheme="minorHAnsi"/>
          <w:szCs w:val="22"/>
        </w:rPr>
      </w:pPr>
      <w:r w:rsidRPr="00623D71">
        <w:rPr>
          <w:rFonts w:asciiTheme="minorHAnsi" w:hAnsiTheme="minorHAnsi" w:cstheme="minorHAnsi"/>
          <w:szCs w:val="22"/>
        </w:rPr>
        <w:t>Les collaborateurs pourront utiliser leurs heures de récupérations pour bénéficier d’une rémunération de ces temps.</w:t>
      </w:r>
    </w:p>
    <w:p w14:paraId="1A3A9FAE" w14:textId="77777777" w:rsidR="00EE770F" w:rsidRDefault="008D3D49" w:rsidP="00EE770F">
      <w:pPr>
        <w:spacing w:before="120"/>
        <w:ind w:right="-2"/>
        <w:rPr>
          <w:rFonts w:asciiTheme="minorHAnsi" w:hAnsiTheme="minorHAnsi" w:cstheme="minorHAnsi"/>
          <w:szCs w:val="22"/>
        </w:rPr>
      </w:pPr>
      <w:r w:rsidRPr="00623D71">
        <w:rPr>
          <w:rFonts w:asciiTheme="minorHAnsi" w:hAnsiTheme="minorHAnsi" w:cstheme="minorHAnsi"/>
          <w:szCs w:val="22"/>
        </w:rPr>
        <w:t>Les collaborateurs concernés devront informer leurs responsables de service impérativement avant la prise de service initialement prévue et devront fournir un justificatif médical attestan</w:t>
      </w:r>
      <w:r w:rsidR="00EE770F">
        <w:rPr>
          <w:rFonts w:asciiTheme="minorHAnsi" w:hAnsiTheme="minorHAnsi" w:cstheme="minorHAnsi"/>
          <w:szCs w:val="22"/>
        </w:rPr>
        <w:t>t de la maladie de leur enfant.</w:t>
      </w:r>
    </w:p>
    <w:p w14:paraId="560C8890" w14:textId="77777777" w:rsidR="008D3D49" w:rsidRPr="00623D71" w:rsidRDefault="008D3D49" w:rsidP="00EE770F">
      <w:pPr>
        <w:spacing w:before="120"/>
        <w:ind w:right="-2"/>
        <w:rPr>
          <w:rFonts w:asciiTheme="minorHAnsi" w:hAnsiTheme="minorHAnsi" w:cstheme="minorHAnsi"/>
          <w:b/>
          <w:bCs/>
          <w:szCs w:val="22"/>
        </w:rPr>
      </w:pPr>
      <w:r w:rsidRPr="00623D71">
        <w:rPr>
          <w:rFonts w:asciiTheme="minorHAnsi" w:hAnsiTheme="minorHAnsi" w:cstheme="minorHAnsi"/>
          <w:szCs w:val="22"/>
        </w:rPr>
        <w:t>Il est entendu que pour bénéficier de ces jours supplémentaires, les collaborateurs devront remplir les conditions fixées par la Convention Collective en matière d’enfants malades.</w:t>
      </w:r>
    </w:p>
    <w:p w14:paraId="39DFD88D" w14:textId="77777777" w:rsidR="008D3D49" w:rsidRPr="00093E70" w:rsidRDefault="008D3D49" w:rsidP="00D055F7">
      <w:pPr>
        <w:spacing w:after="120"/>
        <w:ind w:right="-2"/>
        <w:rPr>
          <w:rFonts w:asciiTheme="minorHAnsi" w:hAnsiTheme="minorHAnsi" w:cstheme="minorHAnsi"/>
          <w:b/>
          <w:i/>
          <w:szCs w:val="22"/>
        </w:rPr>
      </w:pPr>
    </w:p>
    <w:p w14:paraId="5B8363B3" w14:textId="77777777" w:rsidR="00DE507E" w:rsidRDefault="008D3D49" w:rsidP="00DE507E">
      <w:pPr>
        <w:ind w:right="-2"/>
        <w:rPr>
          <w:rFonts w:asciiTheme="minorHAnsi" w:hAnsiTheme="minorHAnsi" w:cstheme="minorHAnsi"/>
          <w:szCs w:val="22"/>
        </w:rPr>
      </w:pPr>
      <w:r>
        <w:rPr>
          <w:rFonts w:asciiTheme="minorHAnsi" w:hAnsiTheme="minorHAnsi" w:cstheme="minorHAnsi"/>
          <w:szCs w:val="22"/>
        </w:rPr>
        <w:t>Par ailleurs, c</w:t>
      </w:r>
      <w:r w:rsidR="00B54586">
        <w:rPr>
          <w:rFonts w:asciiTheme="minorHAnsi" w:hAnsiTheme="minorHAnsi" w:cstheme="minorHAnsi"/>
          <w:szCs w:val="22"/>
        </w:rPr>
        <w:t>onformément aux dispositions de la convention collective, il est accordé « </w:t>
      </w:r>
      <w:r w:rsidR="00B54586" w:rsidRPr="00B54586">
        <w:rPr>
          <w:rFonts w:asciiTheme="minorHAnsi" w:hAnsiTheme="minorHAnsi" w:cstheme="minorHAnsi"/>
          <w:i/>
          <w:szCs w:val="22"/>
        </w:rPr>
        <w:t>4 jours supplémentaires, selon les mêmes conditions, en cas d’enfant handicapé, titulaire d’une carte d’invalidité de 80%</w:t>
      </w:r>
      <w:r w:rsidR="00B54586">
        <w:rPr>
          <w:rFonts w:asciiTheme="minorHAnsi" w:hAnsiTheme="minorHAnsi" w:cstheme="minorHAnsi"/>
          <w:szCs w:val="22"/>
        </w:rPr>
        <w:t> ».</w:t>
      </w:r>
    </w:p>
    <w:p w14:paraId="5A94B8FF" w14:textId="77777777" w:rsidR="00B54586" w:rsidRPr="00B54586" w:rsidRDefault="00B54586" w:rsidP="00D055F7">
      <w:pPr>
        <w:spacing w:before="120"/>
        <w:ind w:right="-2"/>
        <w:rPr>
          <w:rFonts w:asciiTheme="minorHAnsi" w:hAnsiTheme="minorHAnsi" w:cstheme="minorHAnsi"/>
          <w:szCs w:val="22"/>
        </w:rPr>
      </w:pPr>
      <w:r w:rsidRPr="00B54586">
        <w:rPr>
          <w:rFonts w:asciiTheme="minorHAnsi" w:hAnsiTheme="minorHAnsi" w:cstheme="minorHAnsi"/>
          <w:szCs w:val="22"/>
        </w:rPr>
        <w:t>Afin de prendre en compte les situations particulières de familles ayant des enfants en situation de handicap, il est décidé d’abaisser le taux d’invalidité à 50% pour le déclenchement des jours supplémentaires.</w:t>
      </w:r>
    </w:p>
    <w:p w14:paraId="1689E8DA" w14:textId="77777777" w:rsidR="00D055F7" w:rsidRPr="00B54586" w:rsidRDefault="00D055F7" w:rsidP="00DE507E">
      <w:pPr>
        <w:ind w:right="-2"/>
        <w:rPr>
          <w:rFonts w:asciiTheme="minorHAnsi" w:hAnsiTheme="minorHAnsi" w:cstheme="minorHAnsi"/>
          <w:szCs w:val="22"/>
        </w:rPr>
      </w:pPr>
    </w:p>
    <w:p w14:paraId="43B6C158" w14:textId="77777777" w:rsidR="00DE507E" w:rsidRPr="00093E70" w:rsidRDefault="00DE507E" w:rsidP="00DE507E">
      <w:pPr>
        <w:ind w:right="-2"/>
        <w:rPr>
          <w:rFonts w:asciiTheme="minorHAnsi" w:hAnsiTheme="minorHAnsi" w:cstheme="minorHAnsi"/>
          <w:b/>
          <w:i/>
          <w:szCs w:val="22"/>
        </w:rPr>
      </w:pPr>
      <w:r w:rsidRPr="00093E70">
        <w:rPr>
          <w:rFonts w:asciiTheme="minorHAnsi" w:hAnsiTheme="minorHAnsi" w:cstheme="minorHAnsi"/>
          <w:b/>
          <w:i/>
          <w:szCs w:val="22"/>
        </w:rPr>
        <w:t>Objectif</w:t>
      </w:r>
      <w:r>
        <w:rPr>
          <w:rFonts w:asciiTheme="minorHAnsi" w:hAnsiTheme="minorHAnsi" w:cstheme="minorHAnsi"/>
          <w:b/>
          <w:i/>
          <w:szCs w:val="22"/>
        </w:rPr>
        <w:t> :</w:t>
      </w:r>
    </w:p>
    <w:p w14:paraId="5524381E" w14:textId="77777777" w:rsidR="00DE507E" w:rsidRDefault="00DE507E" w:rsidP="00DE507E">
      <w:pPr>
        <w:ind w:right="-2"/>
        <w:rPr>
          <w:rFonts w:asciiTheme="minorHAnsi" w:hAnsiTheme="minorHAnsi" w:cstheme="minorHAnsi"/>
          <w:szCs w:val="22"/>
        </w:rPr>
      </w:pPr>
    </w:p>
    <w:p w14:paraId="6989A6FF" w14:textId="77777777" w:rsidR="00DE507E" w:rsidRPr="006A469A" w:rsidRDefault="002B17B0" w:rsidP="008D3D49">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P</w:t>
      </w:r>
      <w:r w:rsidR="00D055F7">
        <w:rPr>
          <w:rFonts w:asciiTheme="minorHAnsi" w:hAnsiTheme="minorHAnsi" w:cstheme="minorHAnsi"/>
          <w:b/>
          <w:szCs w:val="22"/>
        </w:rPr>
        <w:t>rendre en compte les situations particulières des familles ayant des enfants en situation de handicap</w:t>
      </w:r>
    </w:p>
    <w:p w14:paraId="60D86525" w14:textId="77777777" w:rsidR="00BE3E09" w:rsidRDefault="00BE3E09" w:rsidP="00DE507E">
      <w:pPr>
        <w:ind w:right="-2"/>
        <w:rPr>
          <w:rFonts w:asciiTheme="minorHAnsi" w:hAnsiTheme="minorHAnsi" w:cstheme="minorHAnsi"/>
          <w:szCs w:val="22"/>
        </w:rPr>
      </w:pPr>
    </w:p>
    <w:p w14:paraId="68AD147B" w14:textId="77777777" w:rsidR="00DE507E" w:rsidRPr="00093E70" w:rsidRDefault="00DE507E" w:rsidP="00DE507E">
      <w:pPr>
        <w:ind w:right="-2"/>
        <w:rPr>
          <w:rFonts w:asciiTheme="minorHAnsi" w:hAnsiTheme="minorHAnsi" w:cstheme="minorHAnsi"/>
          <w:b/>
          <w:i/>
          <w:szCs w:val="22"/>
        </w:rPr>
      </w:pPr>
      <w:r w:rsidRPr="00093E70">
        <w:rPr>
          <w:rFonts w:asciiTheme="minorHAnsi" w:hAnsiTheme="minorHAnsi" w:cstheme="minorHAnsi"/>
          <w:b/>
          <w:i/>
          <w:szCs w:val="22"/>
        </w:rPr>
        <w:t>Indicateur</w:t>
      </w:r>
      <w:r>
        <w:rPr>
          <w:rFonts w:asciiTheme="minorHAnsi" w:hAnsiTheme="minorHAnsi" w:cstheme="minorHAnsi"/>
          <w:b/>
          <w:i/>
          <w:szCs w:val="22"/>
        </w:rPr>
        <w:t> :</w:t>
      </w:r>
    </w:p>
    <w:p w14:paraId="52F79CEE" w14:textId="77777777" w:rsidR="000D5C89" w:rsidRPr="00B7574B" w:rsidRDefault="000D5C89" w:rsidP="000D5C89">
      <w:pPr>
        <w:spacing w:before="120"/>
        <w:rPr>
          <w:rFonts w:ascii="Calibri" w:hAnsi="Calibri" w:cs="Tahoma"/>
          <w:color w:val="C54C00"/>
          <w:szCs w:val="22"/>
        </w:rPr>
      </w:pPr>
      <w:r>
        <w:rPr>
          <w:rFonts w:ascii="Calibri" w:hAnsi="Calibri" w:cs="Tahoma"/>
          <w:color w:val="C54C00"/>
          <w:szCs w:val="22"/>
        </w:rPr>
        <w:t xml:space="preserve">Nombre de jours </w:t>
      </w:r>
      <w:r w:rsidR="00D055F7">
        <w:rPr>
          <w:rFonts w:ascii="Calibri" w:hAnsi="Calibri" w:cs="Tahoma"/>
          <w:color w:val="C54C00"/>
          <w:szCs w:val="22"/>
        </w:rPr>
        <w:t xml:space="preserve">enfants malades </w:t>
      </w:r>
      <w:r>
        <w:rPr>
          <w:rFonts w:ascii="Calibri" w:hAnsi="Calibri" w:cs="Tahoma"/>
          <w:color w:val="C54C00"/>
          <w:szCs w:val="22"/>
        </w:rPr>
        <w:t>supplémen</w:t>
      </w:r>
      <w:r w:rsidR="00D055F7">
        <w:rPr>
          <w:rFonts w:ascii="Calibri" w:hAnsi="Calibri" w:cs="Tahoma"/>
          <w:color w:val="C54C00"/>
          <w:szCs w:val="22"/>
        </w:rPr>
        <w:t>taires accordés</w:t>
      </w:r>
      <w:r>
        <w:rPr>
          <w:rFonts w:ascii="Calibri" w:hAnsi="Calibri" w:cs="Tahoma"/>
          <w:color w:val="C54C00"/>
          <w:szCs w:val="22"/>
        </w:rPr>
        <w:t>.</w:t>
      </w:r>
    </w:p>
    <w:p w14:paraId="004C4609" w14:textId="77777777" w:rsidR="0054179D" w:rsidRDefault="0054179D" w:rsidP="00DE5113">
      <w:pPr>
        <w:pStyle w:val="Paragraphedeliste"/>
        <w:ind w:left="0" w:right="-2"/>
        <w:rPr>
          <w:rFonts w:asciiTheme="minorHAnsi" w:hAnsiTheme="minorHAnsi" w:cstheme="minorHAnsi"/>
          <w:szCs w:val="22"/>
        </w:rPr>
      </w:pPr>
    </w:p>
    <w:p w14:paraId="799482F9" w14:textId="14CD4EF3" w:rsidR="0085350A" w:rsidRPr="00EE770F" w:rsidRDefault="0085350A" w:rsidP="0085350A">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 xml:space="preserve">2.5 </w:t>
      </w:r>
      <w:r w:rsidRPr="00EE770F">
        <w:rPr>
          <w:rFonts w:asciiTheme="minorHAnsi" w:hAnsiTheme="minorHAnsi" w:cstheme="minorHAnsi"/>
          <w:b/>
          <w:sz w:val="24"/>
          <w:szCs w:val="24"/>
        </w:rPr>
        <w:t xml:space="preserve">Absences enfants malades </w:t>
      </w:r>
      <w:r>
        <w:rPr>
          <w:rFonts w:asciiTheme="minorHAnsi" w:hAnsiTheme="minorHAnsi" w:cstheme="minorHAnsi"/>
          <w:b/>
          <w:sz w:val="24"/>
          <w:szCs w:val="24"/>
        </w:rPr>
        <w:t xml:space="preserve">lorsque les 2 parents sont salariés </w:t>
      </w:r>
      <w:r w:rsidR="00B5298B">
        <w:rPr>
          <w:rFonts w:asciiTheme="minorHAnsi" w:hAnsiTheme="minorHAnsi" w:cstheme="minorHAnsi"/>
          <w:b/>
          <w:sz w:val="24"/>
          <w:szCs w:val="24"/>
        </w:rPr>
        <w:t>de l’ICO</w:t>
      </w:r>
    </w:p>
    <w:p w14:paraId="09276625" w14:textId="77777777" w:rsidR="002B17B0" w:rsidRDefault="002B17B0" w:rsidP="00DE5113">
      <w:pPr>
        <w:pStyle w:val="Paragraphedeliste"/>
        <w:ind w:left="0" w:right="-2"/>
        <w:rPr>
          <w:rFonts w:asciiTheme="minorHAnsi" w:hAnsiTheme="minorHAnsi" w:cstheme="minorHAnsi"/>
          <w:szCs w:val="22"/>
        </w:rPr>
      </w:pPr>
    </w:p>
    <w:p w14:paraId="478646A0" w14:textId="44713FD0" w:rsidR="0055538F" w:rsidRPr="00F630E3" w:rsidRDefault="0085350A" w:rsidP="00DE5113">
      <w:pPr>
        <w:pStyle w:val="Paragraphedeliste"/>
        <w:ind w:left="0" w:right="-2"/>
        <w:rPr>
          <w:rFonts w:asciiTheme="minorHAnsi" w:hAnsiTheme="minorHAnsi" w:cstheme="minorHAnsi"/>
          <w:szCs w:val="22"/>
        </w:rPr>
      </w:pPr>
      <w:r w:rsidRPr="00F630E3">
        <w:rPr>
          <w:rFonts w:asciiTheme="minorHAnsi" w:hAnsiTheme="minorHAnsi" w:cstheme="minorHAnsi"/>
          <w:szCs w:val="22"/>
        </w:rPr>
        <w:t>La convention collective nationale des Centres de Lutte contre le Cancer prévoit (article 2.4.3.5) que le salarié ayant 9 mois d’ancienneté bénéficie en tant que de besoin au moment de la survenance de l’évènement, d’autorisat</w:t>
      </w:r>
      <w:r w:rsidR="00A8648F" w:rsidRPr="00F630E3">
        <w:rPr>
          <w:rFonts w:asciiTheme="minorHAnsi" w:hAnsiTheme="minorHAnsi" w:cstheme="minorHAnsi"/>
          <w:szCs w:val="22"/>
        </w:rPr>
        <w:t>i</w:t>
      </w:r>
      <w:r w:rsidRPr="00F630E3">
        <w:rPr>
          <w:rFonts w:asciiTheme="minorHAnsi" w:hAnsiTheme="minorHAnsi" w:cstheme="minorHAnsi"/>
          <w:szCs w:val="22"/>
        </w:rPr>
        <w:t xml:space="preserve">on d’absences rémunérées selon les conditions suivantes : </w:t>
      </w:r>
    </w:p>
    <w:p w14:paraId="4D0DF562" w14:textId="22D709BD" w:rsidR="0085350A" w:rsidRPr="00F630E3" w:rsidRDefault="0085350A" w:rsidP="0085350A">
      <w:pPr>
        <w:pStyle w:val="Paragraphedeliste"/>
        <w:numPr>
          <w:ilvl w:val="0"/>
          <w:numId w:val="3"/>
        </w:numPr>
        <w:ind w:right="-2"/>
        <w:rPr>
          <w:rFonts w:asciiTheme="minorHAnsi" w:hAnsiTheme="minorHAnsi" w:cstheme="minorHAnsi"/>
          <w:szCs w:val="22"/>
        </w:rPr>
      </w:pPr>
      <w:r w:rsidRPr="00F630E3">
        <w:rPr>
          <w:rFonts w:asciiTheme="minorHAnsi" w:hAnsiTheme="minorHAnsi" w:cstheme="minorHAnsi"/>
          <w:szCs w:val="22"/>
        </w:rPr>
        <w:t>6 jours calendaires par en cas d’hospitalisation d’un enfant de moins de 16 ans (ou de 20 ans pour un enfant handicapé)</w:t>
      </w:r>
      <w:r w:rsidR="009E26F9" w:rsidRPr="00F630E3">
        <w:rPr>
          <w:rFonts w:asciiTheme="minorHAnsi" w:hAnsiTheme="minorHAnsi" w:cstheme="minorHAnsi"/>
          <w:szCs w:val="22"/>
        </w:rPr>
        <w:t>,</w:t>
      </w:r>
    </w:p>
    <w:p w14:paraId="03F1D12E" w14:textId="44BAB640" w:rsidR="0085350A" w:rsidRPr="00F630E3" w:rsidRDefault="0085350A" w:rsidP="00DE5113">
      <w:pPr>
        <w:pStyle w:val="Paragraphedeliste"/>
        <w:ind w:left="0" w:right="-2"/>
        <w:rPr>
          <w:rFonts w:asciiTheme="minorHAnsi" w:hAnsiTheme="minorHAnsi" w:cstheme="minorHAnsi"/>
          <w:szCs w:val="22"/>
        </w:rPr>
      </w:pPr>
      <w:r w:rsidRPr="00F630E3">
        <w:rPr>
          <w:rFonts w:asciiTheme="minorHAnsi" w:hAnsiTheme="minorHAnsi" w:cstheme="minorHAnsi"/>
          <w:szCs w:val="22"/>
        </w:rPr>
        <w:t>4 jours calendaires par an pour la maladie d’un enfant de moins de 14 ans (ou de 20 ans pour un enfant handicapé)</w:t>
      </w:r>
      <w:r w:rsidR="009E26F9" w:rsidRPr="00F630E3">
        <w:rPr>
          <w:rFonts w:asciiTheme="minorHAnsi" w:hAnsiTheme="minorHAnsi" w:cstheme="minorHAnsi"/>
          <w:szCs w:val="22"/>
        </w:rPr>
        <w:t>.</w:t>
      </w:r>
    </w:p>
    <w:p w14:paraId="1B8BDEF1" w14:textId="4F718605" w:rsidR="0085350A" w:rsidRPr="00F630E3" w:rsidRDefault="0085350A" w:rsidP="00DE5113">
      <w:pPr>
        <w:pStyle w:val="Paragraphedeliste"/>
        <w:ind w:left="0" w:right="-2"/>
        <w:rPr>
          <w:rFonts w:asciiTheme="minorHAnsi" w:hAnsiTheme="minorHAnsi" w:cstheme="minorHAnsi"/>
          <w:szCs w:val="22"/>
        </w:rPr>
      </w:pPr>
      <w:r w:rsidRPr="00F630E3">
        <w:rPr>
          <w:rFonts w:asciiTheme="minorHAnsi" w:hAnsiTheme="minorHAnsi" w:cstheme="minorHAnsi"/>
          <w:szCs w:val="22"/>
        </w:rPr>
        <w:t xml:space="preserve">Il est précisé que le droit de 6 jours ou 4 jours selon les cas est ouvert à chaque parent lorsque les deux sont salariés de l’ICO. </w:t>
      </w:r>
    </w:p>
    <w:p w14:paraId="3BECE286" w14:textId="77777777" w:rsidR="0085350A" w:rsidRPr="00F630E3" w:rsidRDefault="0085350A" w:rsidP="00DE5113">
      <w:pPr>
        <w:pStyle w:val="Paragraphedeliste"/>
        <w:ind w:left="0" w:right="-2"/>
        <w:rPr>
          <w:rFonts w:asciiTheme="minorHAnsi" w:hAnsiTheme="minorHAnsi" w:cstheme="minorHAnsi"/>
          <w:szCs w:val="22"/>
        </w:rPr>
      </w:pPr>
    </w:p>
    <w:p w14:paraId="6D01C724" w14:textId="70615271" w:rsidR="0085350A" w:rsidRPr="00F630E3" w:rsidRDefault="0085350A" w:rsidP="00DE5113">
      <w:pPr>
        <w:pStyle w:val="Paragraphedeliste"/>
        <w:ind w:left="0" w:right="-2"/>
        <w:rPr>
          <w:rFonts w:asciiTheme="minorHAnsi" w:hAnsiTheme="minorHAnsi" w:cstheme="minorHAnsi"/>
          <w:szCs w:val="22"/>
        </w:rPr>
      </w:pPr>
      <w:r w:rsidRPr="00F630E3">
        <w:rPr>
          <w:rFonts w:asciiTheme="minorHAnsi" w:hAnsiTheme="minorHAnsi" w:cstheme="minorHAnsi"/>
          <w:szCs w:val="22"/>
        </w:rPr>
        <w:t xml:space="preserve">Il est convenu que les 2 parents ne prennent le congé « enfant malade » simultanément. </w:t>
      </w:r>
    </w:p>
    <w:p w14:paraId="1D35CDC0" w14:textId="77777777" w:rsidR="0085350A" w:rsidRPr="00F630E3" w:rsidRDefault="0085350A" w:rsidP="00DE5113">
      <w:pPr>
        <w:pStyle w:val="Paragraphedeliste"/>
        <w:ind w:left="0" w:right="-2"/>
        <w:rPr>
          <w:rFonts w:asciiTheme="minorHAnsi" w:hAnsiTheme="minorHAnsi" w:cstheme="minorHAnsi"/>
          <w:szCs w:val="22"/>
        </w:rPr>
      </w:pPr>
    </w:p>
    <w:p w14:paraId="65C63BF5" w14:textId="029FFCEB" w:rsidR="0085350A" w:rsidRPr="00F630E3" w:rsidRDefault="0085350A" w:rsidP="0085350A">
      <w:pPr>
        <w:pStyle w:val="Paragraphedeliste"/>
        <w:ind w:left="0" w:right="-2"/>
        <w:rPr>
          <w:rFonts w:asciiTheme="minorHAnsi" w:hAnsiTheme="minorHAnsi" w:cstheme="minorHAnsi"/>
          <w:szCs w:val="22"/>
        </w:rPr>
      </w:pPr>
      <w:r w:rsidRPr="00F630E3">
        <w:rPr>
          <w:rFonts w:asciiTheme="minorHAnsi" w:hAnsiTheme="minorHAnsi" w:cstheme="minorHAnsi"/>
          <w:szCs w:val="22"/>
        </w:rPr>
        <w:t>Le plafond est fixé à 12 jours par famille et par an.</w:t>
      </w:r>
    </w:p>
    <w:p w14:paraId="00F70AC9" w14:textId="77777777" w:rsidR="0085350A" w:rsidRPr="00F630E3" w:rsidRDefault="0085350A" w:rsidP="0085350A">
      <w:pPr>
        <w:pStyle w:val="Paragraphedeliste"/>
        <w:ind w:left="0" w:right="-2"/>
        <w:rPr>
          <w:rFonts w:asciiTheme="minorHAnsi" w:hAnsiTheme="minorHAnsi" w:cstheme="minorHAnsi"/>
          <w:szCs w:val="22"/>
        </w:rPr>
      </w:pPr>
    </w:p>
    <w:p w14:paraId="39962A7D" w14:textId="77777777" w:rsidR="009E26F9" w:rsidRPr="00F630E3" w:rsidRDefault="009E26F9" w:rsidP="009E26F9">
      <w:pPr>
        <w:ind w:right="-2"/>
        <w:rPr>
          <w:rFonts w:asciiTheme="minorHAnsi" w:hAnsiTheme="minorHAnsi" w:cstheme="minorHAnsi"/>
          <w:b/>
          <w:i/>
          <w:szCs w:val="22"/>
        </w:rPr>
      </w:pPr>
      <w:r w:rsidRPr="00F630E3">
        <w:rPr>
          <w:rFonts w:asciiTheme="minorHAnsi" w:hAnsiTheme="minorHAnsi" w:cstheme="minorHAnsi"/>
          <w:b/>
          <w:i/>
          <w:szCs w:val="22"/>
        </w:rPr>
        <w:t>Objectif :</w:t>
      </w:r>
    </w:p>
    <w:p w14:paraId="50E8DA8C" w14:textId="77777777" w:rsidR="009E26F9" w:rsidRPr="00F630E3" w:rsidRDefault="009E26F9" w:rsidP="009E26F9">
      <w:pPr>
        <w:ind w:right="-2"/>
        <w:rPr>
          <w:rFonts w:asciiTheme="minorHAnsi" w:hAnsiTheme="minorHAnsi" w:cstheme="minorHAnsi"/>
          <w:szCs w:val="22"/>
        </w:rPr>
      </w:pPr>
    </w:p>
    <w:p w14:paraId="53D9205A" w14:textId="77777777" w:rsidR="009E26F9" w:rsidRPr="00F630E3" w:rsidRDefault="009E26F9" w:rsidP="009E26F9">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p>
    <w:p w14:paraId="1014FE3C" w14:textId="3599442C" w:rsidR="009E26F9" w:rsidRPr="00F630E3" w:rsidRDefault="009E26F9" w:rsidP="009E26F9">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sidRPr="00F630E3">
        <w:rPr>
          <w:rFonts w:asciiTheme="minorHAnsi" w:hAnsiTheme="minorHAnsi" w:cstheme="minorHAnsi"/>
          <w:b/>
          <w:szCs w:val="22"/>
        </w:rPr>
        <w:t xml:space="preserve">Prendre en compte les situations particulières des familles dont les 2 parents sont salariés de l’ICO </w:t>
      </w:r>
    </w:p>
    <w:p w14:paraId="19E04A6A" w14:textId="77777777" w:rsidR="009E26F9" w:rsidRPr="00F630E3" w:rsidRDefault="009E26F9" w:rsidP="009E26F9">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p>
    <w:p w14:paraId="106A0151" w14:textId="77777777" w:rsidR="009E26F9" w:rsidRPr="00F630E3" w:rsidRDefault="009E26F9" w:rsidP="009E26F9">
      <w:pPr>
        <w:ind w:right="-2"/>
        <w:rPr>
          <w:rFonts w:asciiTheme="minorHAnsi" w:hAnsiTheme="minorHAnsi" w:cstheme="minorHAnsi"/>
          <w:szCs w:val="22"/>
        </w:rPr>
      </w:pPr>
    </w:p>
    <w:p w14:paraId="4DC138C5" w14:textId="77777777" w:rsidR="009E26F9" w:rsidRPr="00F630E3" w:rsidRDefault="009E26F9" w:rsidP="009E26F9">
      <w:pPr>
        <w:ind w:right="-2"/>
        <w:rPr>
          <w:rFonts w:asciiTheme="minorHAnsi" w:hAnsiTheme="minorHAnsi" w:cstheme="minorHAnsi"/>
          <w:b/>
          <w:i/>
          <w:szCs w:val="22"/>
        </w:rPr>
      </w:pPr>
      <w:r w:rsidRPr="00F630E3">
        <w:rPr>
          <w:rFonts w:asciiTheme="minorHAnsi" w:hAnsiTheme="minorHAnsi" w:cstheme="minorHAnsi"/>
          <w:b/>
          <w:i/>
          <w:szCs w:val="22"/>
        </w:rPr>
        <w:t>Indicateur :</w:t>
      </w:r>
    </w:p>
    <w:p w14:paraId="08ABCE30" w14:textId="77777777" w:rsidR="009E26F9" w:rsidRPr="00F630E3" w:rsidRDefault="009E26F9" w:rsidP="009E26F9">
      <w:pPr>
        <w:spacing w:before="120"/>
        <w:rPr>
          <w:rFonts w:ascii="Calibri" w:hAnsi="Calibri" w:cs="Tahoma"/>
          <w:szCs w:val="22"/>
        </w:rPr>
      </w:pPr>
      <w:r w:rsidRPr="00F630E3">
        <w:rPr>
          <w:rFonts w:ascii="Calibri" w:hAnsi="Calibri" w:cs="Tahoma"/>
          <w:szCs w:val="22"/>
        </w:rPr>
        <w:t>Nombre de jours enfants malades supplémentaires accordés.</w:t>
      </w:r>
    </w:p>
    <w:p w14:paraId="002F40E3" w14:textId="77777777" w:rsidR="009E26F9" w:rsidRPr="00F630E3" w:rsidRDefault="009E26F9" w:rsidP="0085350A">
      <w:pPr>
        <w:pStyle w:val="Paragraphedeliste"/>
        <w:ind w:left="0" w:right="-2"/>
        <w:rPr>
          <w:rFonts w:asciiTheme="minorHAnsi" w:hAnsiTheme="minorHAnsi" w:cstheme="minorHAnsi"/>
          <w:szCs w:val="22"/>
        </w:rPr>
      </w:pPr>
    </w:p>
    <w:p w14:paraId="69D624E7" w14:textId="77777777" w:rsidR="0085350A" w:rsidRPr="0054179D" w:rsidRDefault="0085350A" w:rsidP="00DE5113">
      <w:pPr>
        <w:pStyle w:val="Paragraphedeliste"/>
        <w:ind w:left="0" w:right="-2"/>
        <w:rPr>
          <w:rFonts w:asciiTheme="minorHAnsi" w:hAnsiTheme="minorHAnsi" w:cstheme="minorHAnsi"/>
          <w:szCs w:val="22"/>
        </w:rPr>
      </w:pPr>
    </w:p>
    <w:p w14:paraId="72723CB9" w14:textId="77777777" w:rsidR="0054179D" w:rsidRPr="0055538F" w:rsidRDefault="00025DE2" w:rsidP="0055538F">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2B2353">
        <w:rPr>
          <w:rFonts w:asciiTheme="minorHAnsi" w:eastAsia="MS Mincho" w:hAnsiTheme="minorHAnsi" w:cstheme="minorHAnsi"/>
          <w:b/>
          <w:bCs/>
          <w:color w:val="FFFFFF" w:themeColor="background1"/>
          <w:szCs w:val="22"/>
        </w:rPr>
        <w:t>3</w:t>
      </w:r>
      <w:r>
        <w:rPr>
          <w:rFonts w:asciiTheme="minorHAnsi" w:eastAsia="MS Mincho" w:hAnsiTheme="minorHAnsi" w:cstheme="minorHAnsi"/>
          <w:b/>
          <w:bCs/>
          <w:color w:val="FFFFFF" w:themeColor="background1"/>
          <w:szCs w:val="22"/>
        </w:rPr>
        <w:t xml:space="preserve"> - </w:t>
      </w:r>
      <w:r w:rsidR="0055538F">
        <w:rPr>
          <w:rFonts w:asciiTheme="minorHAnsi" w:eastAsia="MS Mincho" w:hAnsiTheme="minorHAnsi" w:cstheme="minorHAnsi"/>
          <w:b/>
          <w:bCs/>
          <w:color w:val="FFFFFF" w:themeColor="background1"/>
          <w:szCs w:val="22"/>
        </w:rPr>
        <w:t>LE RECRUTEMENT</w:t>
      </w:r>
    </w:p>
    <w:p w14:paraId="23908CFB" w14:textId="77777777" w:rsidR="0054179D" w:rsidRPr="0054179D" w:rsidRDefault="0054179D" w:rsidP="00DE5113">
      <w:pPr>
        <w:ind w:right="-2"/>
        <w:rPr>
          <w:rFonts w:asciiTheme="minorHAnsi" w:hAnsiTheme="minorHAnsi" w:cstheme="minorHAnsi"/>
          <w:szCs w:val="22"/>
        </w:rPr>
      </w:pPr>
    </w:p>
    <w:p w14:paraId="7B7D31C0" w14:textId="77777777" w:rsidR="0054179D" w:rsidRPr="0054179D" w:rsidRDefault="0054179D" w:rsidP="00DE5113">
      <w:pPr>
        <w:ind w:right="-2"/>
        <w:rPr>
          <w:rFonts w:asciiTheme="minorHAnsi" w:hAnsiTheme="minorHAnsi" w:cstheme="minorHAnsi"/>
          <w:szCs w:val="22"/>
        </w:rPr>
      </w:pPr>
      <w:r w:rsidRPr="0054179D">
        <w:rPr>
          <w:rFonts w:asciiTheme="minorHAnsi" w:hAnsiTheme="minorHAnsi" w:cstheme="minorHAnsi"/>
          <w:szCs w:val="22"/>
        </w:rPr>
        <w:lastRenderedPageBreak/>
        <w:t>Conformément à l’article L1142-1 du code du travail, tous les postes ouverts au recrutement sont accessibles, sans distinction, aux femmes et aux hommes, les critères retenus pour la sélection des candidats étant strictement fondés sur les compétences et la qualification des candidats.</w:t>
      </w:r>
    </w:p>
    <w:p w14:paraId="0CEA9847" w14:textId="77777777" w:rsidR="0066370F" w:rsidRDefault="0066370F" w:rsidP="00DE5113">
      <w:pPr>
        <w:ind w:right="-2"/>
        <w:rPr>
          <w:rFonts w:asciiTheme="minorHAnsi" w:hAnsiTheme="minorHAnsi" w:cstheme="minorHAnsi"/>
          <w:szCs w:val="22"/>
        </w:rPr>
      </w:pPr>
    </w:p>
    <w:p w14:paraId="1EE08348" w14:textId="77777777" w:rsidR="0055538F" w:rsidRPr="00093E70" w:rsidRDefault="0055538F" w:rsidP="0055538F">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14:paraId="2619306F" w14:textId="77777777" w:rsidR="0055538F" w:rsidRPr="0054179D" w:rsidRDefault="0055538F" w:rsidP="0055538F">
      <w:pPr>
        <w:ind w:right="-2"/>
        <w:rPr>
          <w:rFonts w:asciiTheme="minorHAnsi" w:hAnsiTheme="minorHAnsi" w:cstheme="minorHAnsi"/>
          <w:szCs w:val="22"/>
        </w:rPr>
      </w:pPr>
      <w:r w:rsidRPr="0054179D">
        <w:rPr>
          <w:rFonts w:asciiTheme="minorHAnsi" w:hAnsiTheme="minorHAnsi" w:cstheme="minorHAnsi"/>
          <w:szCs w:val="22"/>
        </w:rPr>
        <w:t>L’ICO garantit que la procédure de recrutement est exempte de toute discrimination, permettant ainsi une réelle égalité de traitement et des chances entre les hommes et les femmes à toutes les étapes du recrutement :</w:t>
      </w:r>
    </w:p>
    <w:p w14:paraId="2F63CC8B" w14:textId="77777777" w:rsidR="0055538F" w:rsidRPr="0055538F" w:rsidRDefault="0055538F" w:rsidP="009C12DD">
      <w:pPr>
        <w:pStyle w:val="Paragraphedeliste"/>
        <w:numPr>
          <w:ilvl w:val="0"/>
          <w:numId w:val="1"/>
        </w:numPr>
        <w:ind w:right="-2"/>
        <w:rPr>
          <w:rFonts w:asciiTheme="minorHAnsi" w:hAnsiTheme="minorHAnsi" w:cstheme="minorHAnsi"/>
          <w:szCs w:val="22"/>
        </w:rPr>
      </w:pPr>
      <w:r w:rsidRPr="0055538F">
        <w:rPr>
          <w:rFonts w:asciiTheme="minorHAnsi" w:hAnsiTheme="minorHAnsi" w:cstheme="minorHAnsi"/>
          <w:szCs w:val="22"/>
        </w:rPr>
        <w:t>Identification des compétences au poste</w:t>
      </w:r>
    </w:p>
    <w:p w14:paraId="22AACF82" w14:textId="77777777" w:rsidR="0055538F" w:rsidRPr="0055538F" w:rsidRDefault="0055538F" w:rsidP="009C12DD">
      <w:pPr>
        <w:pStyle w:val="Paragraphedeliste"/>
        <w:numPr>
          <w:ilvl w:val="0"/>
          <w:numId w:val="1"/>
        </w:numPr>
        <w:ind w:right="-2"/>
        <w:rPr>
          <w:rFonts w:asciiTheme="minorHAnsi" w:hAnsiTheme="minorHAnsi" w:cstheme="minorHAnsi"/>
          <w:szCs w:val="22"/>
        </w:rPr>
      </w:pPr>
      <w:r w:rsidRPr="0055538F">
        <w:rPr>
          <w:rFonts w:asciiTheme="minorHAnsi" w:hAnsiTheme="minorHAnsi" w:cstheme="minorHAnsi"/>
          <w:szCs w:val="22"/>
        </w:rPr>
        <w:t>Rédaction de l’offre d’emploi en veillant à vérifier la neutralité dans la rédaction des offres d’emploi (rédaction ne devant notamment contenir aucun stéréotype discriminant ou appellation de nature à dissuader l’un ou l’autre sexe de postuler).</w:t>
      </w:r>
    </w:p>
    <w:p w14:paraId="0DE76DFE" w14:textId="77777777" w:rsidR="0055538F" w:rsidRPr="0055538F" w:rsidRDefault="0055538F" w:rsidP="009C12DD">
      <w:pPr>
        <w:pStyle w:val="Paragraphedeliste"/>
        <w:numPr>
          <w:ilvl w:val="0"/>
          <w:numId w:val="1"/>
        </w:numPr>
        <w:ind w:right="-2"/>
        <w:rPr>
          <w:rFonts w:asciiTheme="minorHAnsi" w:hAnsiTheme="minorHAnsi" w:cstheme="minorHAnsi"/>
          <w:szCs w:val="22"/>
        </w:rPr>
      </w:pPr>
      <w:r w:rsidRPr="0055538F">
        <w:rPr>
          <w:rFonts w:asciiTheme="minorHAnsi" w:hAnsiTheme="minorHAnsi" w:cstheme="minorHAnsi"/>
          <w:szCs w:val="22"/>
        </w:rPr>
        <w:t>Critères et mode de sélection des candidats</w:t>
      </w:r>
    </w:p>
    <w:p w14:paraId="027372DB" w14:textId="77777777" w:rsidR="0055538F" w:rsidRPr="0055538F" w:rsidRDefault="0055538F" w:rsidP="009C12DD">
      <w:pPr>
        <w:pStyle w:val="Paragraphedeliste"/>
        <w:numPr>
          <w:ilvl w:val="0"/>
          <w:numId w:val="1"/>
        </w:numPr>
        <w:ind w:right="-2"/>
        <w:rPr>
          <w:rFonts w:asciiTheme="minorHAnsi" w:hAnsiTheme="minorHAnsi" w:cstheme="minorHAnsi"/>
          <w:szCs w:val="22"/>
        </w:rPr>
      </w:pPr>
      <w:r w:rsidRPr="0055538F">
        <w:rPr>
          <w:rFonts w:asciiTheme="minorHAnsi" w:hAnsiTheme="minorHAnsi" w:cstheme="minorHAnsi"/>
          <w:szCs w:val="22"/>
        </w:rPr>
        <w:t>Accueil dans le poste et conditions de travail</w:t>
      </w:r>
    </w:p>
    <w:p w14:paraId="2209FD46" w14:textId="77777777" w:rsidR="0066370F" w:rsidRDefault="0066370F" w:rsidP="0055538F">
      <w:pPr>
        <w:ind w:right="-2"/>
        <w:rPr>
          <w:rFonts w:asciiTheme="minorHAnsi" w:hAnsiTheme="minorHAnsi" w:cstheme="minorHAnsi"/>
          <w:szCs w:val="22"/>
        </w:rPr>
      </w:pPr>
    </w:p>
    <w:p w14:paraId="7446255E" w14:textId="77777777" w:rsidR="0055538F" w:rsidRPr="0055538F" w:rsidRDefault="0055538F" w:rsidP="0055538F">
      <w:pPr>
        <w:spacing w:after="120"/>
        <w:ind w:right="-2"/>
        <w:rPr>
          <w:rFonts w:asciiTheme="minorHAnsi" w:hAnsiTheme="minorHAnsi" w:cstheme="minorHAnsi"/>
          <w:b/>
          <w:i/>
          <w:szCs w:val="22"/>
        </w:rPr>
      </w:pPr>
      <w:r w:rsidRPr="00093E70">
        <w:rPr>
          <w:rFonts w:asciiTheme="minorHAnsi" w:hAnsiTheme="minorHAnsi" w:cstheme="minorHAnsi"/>
          <w:b/>
          <w:i/>
          <w:szCs w:val="22"/>
        </w:rPr>
        <w:t>Objectif</w:t>
      </w:r>
      <w:r>
        <w:rPr>
          <w:rFonts w:asciiTheme="minorHAnsi" w:hAnsiTheme="minorHAnsi" w:cstheme="minorHAnsi"/>
          <w:b/>
          <w:i/>
          <w:szCs w:val="22"/>
        </w:rPr>
        <w:t> :</w:t>
      </w:r>
    </w:p>
    <w:p w14:paraId="42148E2B" w14:textId="77777777" w:rsidR="0055538F" w:rsidRPr="006A469A" w:rsidRDefault="0055538F" w:rsidP="0055538F">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Favoriser la mixité des emplois lors des recrutements externes et dans le cadre de la mobilité interne</w:t>
      </w:r>
    </w:p>
    <w:p w14:paraId="299EEDC0" w14:textId="77777777" w:rsidR="0066370F" w:rsidRDefault="0066370F" w:rsidP="00DE5113">
      <w:pPr>
        <w:ind w:right="-2"/>
        <w:rPr>
          <w:rFonts w:asciiTheme="minorHAnsi" w:hAnsiTheme="minorHAnsi" w:cstheme="minorHAnsi"/>
          <w:szCs w:val="22"/>
        </w:rPr>
      </w:pPr>
    </w:p>
    <w:p w14:paraId="5113A854" w14:textId="77777777" w:rsidR="0055538F" w:rsidRPr="00760051" w:rsidRDefault="0055538F" w:rsidP="0055538F">
      <w:pPr>
        <w:spacing w:after="120"/>
        <w:ind w:right="-2"/>
        <w:rPr>
          <w:rFonts w:asciiTheme="minorHAnsi" w:hAnsiTheme="minorHAnsi" w:cstheme="minorHAnsi"/>
          <w:b/>
          <w:i/>
          <w:szCs w:val="22"/>
        </w:rPr>
      </w:pPr>
      <w:r w:rsidRPr="00760051">
        <w:rPr>
          <w:rFonts w:asciiTheme="minorHAnsi" w:hAnsiTheme="minorHAnsi" w:cstheme="minorHAnsi"/>
          <w:b/>
          <w:i/>
          <w:szCs w:val="22"/>
        </w:rPr>
        <w:t>Indicateur :</w:t>
      </w:r>
    </w:p>
    <w:p w14:paraId="7A2D8696" w14:textId="77777777" w:rsidR="00A35D44" w:rsidRPr="00C27A74" w:rsidRDefault="002B17B0" w:rsidP="00C27A74">
      <w:pPr>
        <w:ind w:right="360"/>
        <w:contextualSpacing/>
        <w:rPr>
          <w:rFonts w:asciiTheme="minorHAnsi" w:hAnsiTheme="minorHAnsi" w:cstheme="minorHAnsi"/>
          <w:color w:val="C54C00"/>
          <w:szCs w:val="22"/>
        </w:rPr>
      </w:pPr>
      <w:r w:rsidRPr="00C27A74">
        <w:rPr>
          <w:rFonts w:asciiTheme="minorHAnsi" w:hAnsiTheme="minorHAnsi" w:cstheme="minorHAnsi"/>
          <w:color w:val="C54C00"/>
          <w:szCs w:val="22"/>
        </w:rPr>
        <w:t>N</w:t>
      </w:r>
      <w:r w:rsidR="00A35D44" w:rsidRPr="00C27A74">
        <w:rPr>
          <w:rFonts w:asciiTheme="minorHAnsi" w:hAnsiTheme="minorHAnsi" w:cstheme="minorHAnsi"/>
          <w:color w:val="C54C00"/>
          <w:szCs w:val="22"/>
        </w:rPr>
        <w:t xml:space="preserve">ombre de femmes et hommes recrutés </w:t>
      </w:r>
      <w:r w:rsidRPr="00C27A74">
        <w:rPr>
          <w:rFonts w:asciiTheme="minorHAnsi" w:hAnsiTheme="minorHAnsi" w:cstheme="minorHAnsi"/>
          <w:color w:val="C54C00"/>
          <w:szCs w:val="22"/>
        </w:rPr>
        <w:t>en CDI par an.</w:t>
      </w:r>
    </w:p>
    <w:p w14:paraId="3F913429" w14:textId="77777777" w:rsidR="00A35D44" w:rsidRDefault="00A35D44" w:rsidP="00DE5113">
      <w:pPr>
        <w:ind w:right="-2"/>
        <w:rPr>
          <w:rFonts w:asciiTheme="minorHAnsi" w:hAnsiTheme="minorHAnsi" w:cstheme="minorHAnsi"/>
          <w:szCs w:val="22"/>
        </w:rPr>
      </w:pPr>
    </w:p>
    <w:p w14:paraId="408AD28D" w14:textId="77777777" w:rsidR="00025DE2" w:rsidRDefault="00025DE2" w:rsidP="00DE5113">
      <w:pPr>
        <w:ind w:right="-2"/>
        <w:rPr>
          <w:rFonts w:asciiTheme="minorHAnsi" w:hAnsiTheme="minorHAnsi" w:cstheme="minorHAnsi"/>
          <w:szCs w:val="22"/>
        </w:rPr>
      </w:pPr>
    </w:p>
    <w:p w14:paraId="28BC33E8" w14:textId="77777777" w:rsidR="0055538F" w:rsidRDefault="0055538F" w:rsidP="00DE5113">
      <w:pPr>
        <w:ind w:right="-2"/>
        <w:rPr>
          <w:rFonts w:asciiTheme="minorHAnsi" w:hAnsiTheme="minorHAnsi" w:cstheme="minorHAnsi"/>
          <w:szCs w:val="22"/>
        </w:rPr>
      </w:pPr>
    </w:p>
    <w:p w14:paraId="57200619" w14:textId="77777777" w:rsidR="001D18F4" w:rsidRPr="0054179D" w:rsidRDefault="001D18F4" w:rsidP="00DE5113">
      <w:pPr>
        <w:ind w:right="-2"/>
        <w:rPr>
          <w:rFonts w:asciiTheme="minorHAnsi" w:hAnsiTheme="minorHAnsi" w:cstheme="minorHAnsi"/>
          <w:szCs w:val="22"/>
        </w:rPr>
      </w:pPr>
    </w:p>
    <w:p w14:paraId="0296DD7B" w14:textId="77777777" w:rsidR="0054179D" w:rsidRPr="0055538F" w:rsidRDefault="0055538F" w:rsidP="0055538F">
      <w:pPr>
        <w:shd w:val="clear" w:color="auto" w:fill="FF5E00"/>
        <w:spacing w:line="276" w:lineRule="auto"/>
        <w:ind w:left="1843" w:hanging="1843"/>
        <w:rPr>
          <w:rFonts w:asciiTheme="minorHAnsi" w:eastAsia="MS Mincho" w:hAnsiTheme="minorHAnsi" w:cstheme="minorHAnsi"/>
          <w:b/>
          <w:bCs/>
          <w:color w:val="FFFFFF" w:themeColor="background1"/>
          <w:szCs w:val="22"/>
        </w:rPr>
      </w:pPr>
      <w:r w:rsidRPr="0055538F">
        <w:rPr>
          <w:rFonts w:asciiTheme="minorHAnsi" w:eastAsia="MS Mincho" w:hAnsiTheme="minorHAnsi" w:cstheme="minorHAnsi"/>
          <w:b/>
          <w:bCs/>
          <w:color w:val="FFFFFF" w:themeColor="background1"/>
          <w:szCs w:val="22"/>
        </w:rPr>
        <w:t>A</w:t>
      </w:r>
      <w:r w:rsidR="002B2353">
        <w:rPr>
          <w:rFonts w:asciiTheme="minorHAnsi" w:eastAsia="MS Mincho" w:hAnsiTheme="minorHAnsi" w:cstheme="minorHAnsi"/>
          <w:b/>
          <w:bCs/>
          <w:color w:val="FFFFFF" w:themeColor="background1"/>
          <w:szCs w:val="22"/>
        </w:rPr>
        <w:t>RTICLE 4</w:t>
      </w:r>
      <w:r w:rsidR="00025DE2">
        <w:rPr>
          <w:rFonts w:asciiTheme="minorHAnsi" w:eastAsia="MS Mincho" w:hAnsiTheme="minorHAnsi" w:cstheme="minorHAnsi"/>
          <w:b/>
          <w:bCs/>
          <w:color w:val="FFFFFF" w:themeColor="background1"/>
          <w:szCs w:val="22"/>
        </w:rPr>
        <w:t xml:space="preserve"> - </w:t>
      </w:r>
      <w:r>
        <w:rPr>
          <w:rFonts w:asciiTheme="minorHAnsi" w:eastAsia="MS Mincho" w:hAnsiTheme="minorHAnsi" w:cstheme="minorHAnsi"/>
          <w:b/>
          <w:bCs/>
          <w:color w:val="FFFFFF" w:themeColor="background1"/>
          <w:szCs w:val="22"/>
        </w:rPr>
        <w:t>L’EGALITE SALARIALE</w:t>
      </w:r>
    </w:p>
    <w:p w14:paraId="70BB567A" w14:textId="77777777" w:rsidR="0054179D" w:rsidRDefault="0054179D" w:rsidP="00DE5113">
      <w:pPr>
        <w:ind w:right="-2"/>
        <w:rPr>
          <w:rFonts w:asciiTheme="minorHAnsi" w:hAnsiTheme="minorHAnsi" w:cstheme="minorHAnsi"/>
          <w:szCs w:val="22"/>
        </w:rPr>
      </w:pPr>
    </w:p>
    <w:p w14:paraId="5DF17943" w14:textId="77777777" w:rsidR="0055538F" w:rsidRPr="00E8075C" w:rsidRDefault="0054179D" w:rsidP="0055538F">
      <w:pPr>
        <w:ind w:right="-2"/>
        <w:rPr>
          <w:rFonts w:asciiTheme="minorHAnsi" w:hAnsiTheme="minorHAnsi" w:cstheme="minorHAnsi"/>
          <w:szCs w:val="22"/>
        </w:rPr>
      </w:pPr>
      <w:r w:rsidRPr="0054179D">
        <w:rPr>
          <w:rFonts w:asciiTheme="minorHAnsi" w:hAnsiTheme="minorHAnsi" w:cstheme="minorHAnsi"/>
          <w:szCs w:val="22"/>
        </w:rPr>
        <w:t>Il est rappelé qu’à travail de valeur égale, les inégalités salariales entre les hommes et les femmes sont interdites. Ce principe légal doit faire l’objet d’une application effective à l’ICO.</w:t>
      </w:r>
    </w:p>
    <w:p w14:paraId="13C5E253" w14:textId="77777777" w:rsidR="00E8075C" w:rsidRDefault="00E8075C" w:rsidP="0055538F">
      <w:pPr>
        <w:ind w:right="-2"/>
        <w:rPr>
          <w:rFonts w:asciiTheme="minorHAnsi" w:hAnsiTheme="minorHAnsi" w:cstheme="minorHAnsi"/>
          <w:b/>
          <w:szCs w:val="22"/>
          <w:u w:val="single"/>
        </w:rPr>
      </w:pPr>
    </w:p>
    <w:p w14:paraId="29883B9B" w14:textId="77777777" w:rsidR="0055538F" w:rsidRPr="00093E70" w:rsidRDefault="0055538F" w:rsidP="0055538F">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14:paraId="6A637EA6" w14:textId="77777777" w:rsidR="0058574B" w:rsidRDefault="0058574B" w:rsidP="0055538F">
      <w:pPr>
        <w:ind w:right="-2"/>
        <w:rPr>
          <w:rFonts w:asciiTheme="minorHAnsi" w:hAnsiTheme="minorHAnsi" w:cstheme="minorHAnsi"/>
          <w:szCs w:val="22"/>
        </w:rPr>
      </w:pPr>
      <w:r>
        <w:rPr>
          <w:rFonts w:asciiTheme="minorHAnsi" w:hAnsiTheme="minorHAnsi" w:cstheme="minorHAnsi"/>
          <w:szCs w:val="22"/>
        </w:rPr>
        <w:t>A ce titre, l’institut a décidé que le salarié justifiant d’au moins trois mois d’ancienneté, au lieu des neuf mois prévus dans la convention, lors de la naissance ou de l’adoption d’un enfant bénéficie d’indemnités complémentaires de façon à percevoir 100% de son salaire brut durant le congé paternité et le congé maternité.</w:t>
      </w:r>
    </w:p>
    <w:p w14:paraId="05FEA23D" w14:textId="77777777" w:rsidR="00FC5241" w:rsidRDefault="00FC5241" w:rsidP="0055538F">
      <w:pPr>
        <w:ind w:right="-2"/>
        <w:rPr>
          <w:rFonts w:asciiTheme="minorHAnsi" w:hAnsiTheme="minorHAnsi" w:cstheme="minorHAnsi"/>
          <w:szCs w:val="22"/>
        </w:rPr>
      </w:pPr>
    </w:p>
    <w:p w14:paraId="14A2C246" w14:textId="77777777" w:rsidR="00FC5241" w:rsidRDefault="00FC5241" w:rsidP="00FC5241">
      <w:pPr>
        <w:ind w:right="-2"/>
        <w:rPr>
          <w:rFonts w:asciiTheme="minorHAnsi" w:hAnsiTheme="minorHAnsi" w:cstheme="minorHAnsi"/>
          <w:szCs w:val="22"/>
        </w:rPr>
      </w:pPr>
      <w:r>
        <w:rPr>
          <w:rFonts w:asciiTheme="minorHAnsi" w:hAnsiTheme="minorHAnsi" w:cstheme="minorHAnsi"/>
          <w:szCs w:val="22"/>
        </w:rPr>
        <w:t xml:space="preserve">A ce titre il est convenu que les salariées absentes pour congés maternité se verront attribuer le montant moyen du versement de la BIC. </w:t>
      </w:r>
    </w:p>
    <w:p w14:paraId="4303AF2D" w14:textId="77777777" w:rsidR="00FC5241" w:rsidRPr="0054179D" w:rsidRDefault="00FC5241" w:rsidP="0055538F">
      <w:pPr>
        <w:ind w:right="-2"/>
        <w:rPr>
          <w:rFonts w:asciiTheme="minorHAnsi" w:hAnsiTheme="minorHAnsi" w:cstheme="minorHAnsi"/>
          <w:szCs w:val="22"/>
        </w:rPr>
      </w:pPr>
    </w:p>
    <w:p w14:paraId="7F643094" w14:textId="77777777" w:rsidR="0066370F" w:rsidRDefault="0066370F" w:rsidP="0055538F">
      <w:pPr>
        <w:ind w:right="-2"/>
        <w:rPr>
          <w:rFonts w:asciiTheme="minorHAnsi" w:hAnsiTheme="minorHAnsi" w:cstheme="minorHAnsi"/>
          <w:szCs w:val="22"/>
        </w:rPr>
      </w:pPr>
    </w:p>
    <w:p w14:paraId="41A898CC" w14:textId="77777777" w:rsidR="0055538F" w:rsidRDefault="0055538F" w:rsidP="0055538F">
      <w:pPr>
        <w:spacing w:after="120"/>
        <w:ind w:right="-2"/>
        <w:rPr>
          <w:rFonts w:asciiTheme="minorHAnsi" w:hAnsiTheme="minorHAnsi" w:cstheme="minorHAnsi"/>
          <w:b/>
          <w:i/>
          <w:szCs w:val="22"/>
        </w:rPr>
      </w:pPr>
      <w:r w:rsidRPr="00093E70">
        <w:rPr>
          <w:rFonts w:asciiTheme="minorHAnsi" w:hAnsiTheme="minorHAnsi" w:cstheme="minorHAnsi"/>
          <w:b/>
          <w:i/>
          <w:szCs w:val="22"/>
        </w:rPr>
        <w:t>Objectif</w:t>
      </w:r>
      <w:r>
        <w:rPr>
          <w:rFonts w:asciiTheme="minorHAnsi" w:hAnsiTheme="minorHAnsi" w:cstheme="minorHAnsi"/>
          <w:b/>
          <w:i/>
          <w:szCs w:val="22"/>
        </w:rPr>
        <w:t> :</w:t>
      </w:r>
    </w:p>
    <w:p w14:paraId="7BFAADD6" w14:textId="77777777" w:rsidR="0055538F" w:rsidRDefault="0058574B" w:rsidP="0055538F">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 xml:space="preserve">Réduire les différences </w:t>
      </w:r>
      <w:r w:rsidR="005C2989">
        <w:rPr>
          <w:rFonts w:asciiTheme="minorHAnsi" w:hAnsiTheme="minorHAnsi" w:cstheme="minorHAnsi"/>
          <w:b/>
          <w:szCs w:val="22"/>
        </w:rPr>
        <w:t>de salaires liés à la maternité et à la paternité par le maintien de salaire</w:t>
      </w:r>
    </w:p>
    <w:p w14:paraId="5AEBE1E0" w14:textId="77777777" w:rsidR="005C2989" w:rsidRPr="006A469A" w:rsidRDefault="005C2989" w:rsidP="0055538F">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Favoriser la prise du congé paternité</w:t>
      </w:r>
    </w:p>
    <w:p w14:paraId="26454763" w14:textId="77777777" w:rsidR="0055538F" w:rsidRDefault="0055538F" w:rsidP="0055538F">
      <w:pPr>
        <w:ind w:right="-2"/>
        <w:rPr>
          <w:rFonts w:asciiTheme="minorHAnsi" w:hAnsiTheme="minorHAnsi" w:cstheme="minorHAnsi"/>
          <w:szCs w:val="22"/>
        </w:rPr>
      </w:pPr>
    </w:p>
    <w:p w14:paraId="4AD061DA" w14:textId="77777777" w:rsidR="0055538F" w:rsidRPr="00760051" w:rsidRDefault="0055538F" w:rsidP="0055538F">
      <w:pPr>
        <w:spacing w:after="120"/>
        <w:ind w:right="-2"/>
        <w:rPr>
          <w:rFonts w:asciiTheme="minorHAnsi" w:hAnsiTheme="minorHAnsi" w:cstheme="minorHAnsi"/>
          <w:b/>
          <w:i/>
          <w:szCs w:val="22"/>
        </w:rPr>
      </w:pPr>
      <w:r w:rsidRPr="00760051">
        <w:rPr>
          <w:rFonts w:asciiTheme="minorHAnsi" w:hAnsiTheme="minorHAnsi" w:cstheme="minorHAnsi"/>
          <w:b/>
          <w:i/>
          <w:szCs w:val="22"/>
        </w:rPr>
        <w:t>Indicateur :</w:t>
      </w:r>
    </w:p>
    <w:p w14:paraId="3746CD93" w14:textId="77777777" w:rsidR="005C2989" w:rsidRPr="006F30A6" w:rsidRDefault="00E8075C" w:rsidP="006F30A6">
      <w:pPr>
        <w:ind w:right="-2"/>
        <w:rPr>
          <w:rFonts w:asciiTheme="minorHAnsi" w:hAnsiTheme="minorHAnsi" w:cstheme="minorHAnsi"/>
          <w:bCs/>
          <w:color w:val="C54C00"/>
          <w:szCs w:val="22"/>
        </w:rPr>
      </w:pPr>
      <w:r w:rsidRPr="006F30A6">
        <w:rPr>
          <w:rFonts w:asciiTheme="minorHAnsi" w:hAnsiTheme="minorHAnsi" w:cstheme="minorHAnsi"/>
          <w:bCs/>
          <w:color w:val="C54C00"/>
          <w:szCs w:val="22"/>
        </w:rPr>
        <w:lastRenderedPageBreak/>
        <w:t>Il est déterminé que les indicateurs permettant de vérifier l’égalité salariale sont ceux mis en place au titre de l’</w:t>
      </w:r>
      <w:r w:rsidR="005C2989" w:rsidRPr="006F30A6">
        <w:rPr>
          <w:rFonts w:asciiTheme="minorHAnsi" w:hAnsiTheme="minorHAnsi" w:cstheme="minorHAnsi"/>
          <w:bCs/>
          <w:color w:val="C54C00"/>
          <w:szCs w:val="22"/>
        </w:rPr>
        <w:t>INDEX</w:t>
      </w:r>
      <w:r w:rsidRPr="006F30A6">
        <w:rPr>
          <w:rFonts w:asciiTheme="minorHAnsi" w:hAnsiTheme="minorHAnsi" w:cstheme="minorHAnsi"/>
          <w:bCs/>
          <w:color w:val="C54C00"/>
          <w:szCs w:val="22"/>
        </w:rPr>
        <w:t>.</w:t>
      </w:r>
    </w:p>
    <w:p w14:paraId="32495107" w14:textId="77777777" w:rsidR="005C2989" w:rsidRDefault="005C2989" w:rsidP="00DE5113">
      <w:pPr>
        <w:ind w:right="-2"/>
        <w:rPr>
          <w:rFonts w:asciiTheme="minorHAnsi" w:hAnsiTheme="minorHAnsi" w:cstheme="minorHAnsi"/>
          <w:szCs w:val="22"/>
          <w:highlight w:val="yellow"/>
        </w:rPr>
      </w:pPr>
    </w:p>
    <w:p w14:paraId="41B63E1A" w14:textId="77777777" w:rsidR="00A35D44" w:rsidRDefault="00A35D44" w:rsidP="007119D4">
      <w:pPr>
        <w:ind w:right="360"/>
        <w:rPr>
          <w:rFonts w:asciiTheme="minorHAnsi" w:hAnsiTheme="minorHAnsi" w:cstheme="minorHAnsi"/>
          <w:b/>
          <w:bCs/>
          <w:szCs w:val="22"/>
        </w:rPr>
      </w:pPr>
    </w:p>
    <w:p w14:paraId="07794D01" w14:textId="77777777" w:rsidR="00E8075C" w:rsidRPr="007119D4" w:rsidRDefault="00E8075C" w:rsidP="007119D4">
      <w:pPr>
        <w:ind w:right="360"/>
        <w:rPr>
          <w:rFonts w:asciiTheme="minorHAnsi" w:hAnsiTheme="minorHAnsi" w:cstheme="minorHAnsi"/>
          <w:b/>
          <w:bCs/>
          <w:szCs w:val="22"/>
        </w:rPr>
      </w:pPr>
    </w:p>
    <w:p w14:paraId="538BE5DF" w14:textId="77777777" w:rsidR="00A35D44" w:rsidRPr="0054179D" w:rsidRDefault="00A35D44" w:rsidP="00DE5113">
      <w:pPr>
        <w:ind w:right="-2"/>
        <w:rPr>
          <w:rFonts w:asciiTheme="minorHAnsi" w:hAnsiTheme="minorHAnsi" w:cstheme="minorHAnsi"/>
          <w:b/>
          <w:bCs/>
          <w:szCs w:val="22"/>
        </w:rPr>
      </w:pPr>
    </w:p>
    <w:p w14:paraId="38FE72EE" w14:textId="77777777" w:rsidR="0054179D" w:rsidRPr="005C2989" w:rsidRDefault="00025DE2" w:rsidP="005C2989">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2B2353">
        <w:rPr>
          <w:rFonts w:asciiTheme="minorHAnsi" w:eastAsia="MS Mincho" w:hAnsiTheme="minorHAnsi" w:cstheme="minorHAnsi"/>
          <w:b/>
          <w:bCs/>
          <w:color w:val="FFFFFF" w:themeColor="background1"/>
          <w:szCs w:val="22"/>
        </w:rPr>
        <w:t>5</w:t>
      </w:r>
      <w:r>
        <w:rPr>
          <w:rFonts w:asciiTheme="minorHAnsi" w:eastAsia="MS Mincho" w:hAnsiTheme="minorHAnsi" w:cstheme="minorHAnsi"/>
          <w:b/>
          <w:bCs/>
          <w:color w:val="FFFFFF" w:themeColor="background1"/>
          <w:szCs w:val="22"/>
        </w:rPr>
        <w:t xml:space="preserve"> - </w:t>
      </w:r>
      <w:r w:rsidR="005C2989">
        <w:rPr>
          <w:rFonts w:asciiTheme="minorHAnsi" w:eastAsia="MS Mincho" w:hAnsiTheme="minorHAnsi" w:cstheme="minorHAnsi"/>
          <w:b/>
          <w:bCs/>
          <w:color w:val="FFFFFF" w:themeColor="background1"/>
          <w:szCs w:val="22"/>
        </w:rPr>
        <w:t>LA FORMATION PROFESSIONNELLE</w:t>
      </w:r>
    </w:p>
    <w:p w14:paraId="148BE2EA" w14:textId="77777777" w:rsidR="005C2989" w:rsidRDefault="005C2989" w:rsidP="005C2989">
      <w:pPr>
        <w:spacing w:after="120"/>
        <w:ind w:right="-2"/>
        <w:rPr>
          <w:rFonts w:asciiTheme="minorHAnsi" w:hAnsiTheme="minorHAnsi" w:cstheme="minorHAnsi"/>
          <w:b/>
          <w:i/>
          <w:szCs w:val="22"/>
        </w:rPr>
      </w:pPr>
    </w:p>
    <w:p w14:paraId="558CE54D" w14:textId="77777777" w:rsidR="005C2989" w:rsidRPr="00093E70" w:rsidRDefault="005C2989" w:rsidP="005C2989">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14:paraId="1945A0F4" w14:textId="77777777" w:rsidR="003C622D" w:rsidRPr="00E8075C" w:rsidRDefault="003C622D" w:rsidP="003C622D">
      <w:pPr>
        <w:rPr>
          <w:rFonts w:ascii="Calibri" w:hAnsi="Calibri" w:cs="Tahoma"/>
          <w:color w:val="000000" w:themeColor="text1"/>
          <w:szCs w:val="22"/>
        </w:rPr>
      </w:pPr>
      <w:r w:rsidRPr="00E8075C">
        <w:rPr>
          <w:rFonts w:ascii="Calibri" w:hAnsi="Calibri" w:cs="Tahoma"/>
          <w:color w:val="000000" w:themeColor="text1"/>
          <w:szCs w:val="22"/>
        </w:rPr>
        <w:t>L’accès des hommes et des femmes à la formation professionnelle est un élément déterminant pour leur assurer une réelle égalité de traitement dans leur déroulement de carrière.</w:t>
      </w:r>
    </w:p>
    <w:p w14:paraId="1F3C6C49" w14:textId="77777777" w:rsidR="003C622D" w:rsidRPr="00E8075C" w:rsidRDefault="003C622D" w:rsidP="00025DE2">
      <w:pPr>
        <w:spacing w:before="120"/>
        <w:rPr>
          <w:rFonts w:ascii="Calibri" w:hAnsi="Calibri" w:cs="Tahoma"/>
          <w:color w:val="000000" w:themeColor="text1"/>
          <w:szCs w:val="22"/>
        </w:rPr>
      </w:pPr>
      <w:r w:rsidRPr="00E8075C">
        <w:rPr>
          <w:rFonts w:ascii="Calibri" w:hAnsi="Calibri" w:cs="Tahoma"/>
          <w:color w:val="000000" w:themeColor="text1"/>
          <w:szCs w:val="22"/>
        </w:rPr>
        <w:t>L’ICO veille à ce que les moyens apportés, tant pour le développement professionnel de chacun, que pour l’adaptation aux évolutions de l’entreprise soient équilibrés dans leur répartition entre les hommes et les femmes.</w:t>
      </w:r>
    </w:p>
    <w:p w14:paraId="6C12F679" w14:textId="77777777" w:rsidR="003C622D" w:rsidRPr="00E8075C" w:rsidRDefault="003C622D" w:rsidP="00025DE2">
      <w:pPr>
        <w:spacing w:before="120"/>
        <w:rPr>
          <w:rFonts w:ascii="Calibri" w:hAnsi="Calibri" w:cs="Tahoma"/>
          <w:color w:val="000000" w:themeColor="text1"/>
          <w:szCs w:val="22"/>
        </w:rPr>
      </w:pPr>
      <w:r w:rsidRPr="00E8075C">
        <w:rPr>
          <w:rFonts w:ascii="Calibri" w:hAnsi="Calibri" w:cs="Tahoma"/>
          <w:color w:val="000000" w:themeColor="text1"/>
          <w:szCs w:val="22"/>
        </w:rPr>
        <w:t xml:space="preserve">L’ICO veille à maintenir, par la formation, les conditions d’une bonne polyvalence permettant l’accès des deux sexes au plus grand nombre de postes et en particulier à </w:t>
      </w:r>
      <w:proofErr w:type="gramStart"/>
      <w:r w:rsidRPr="00E8075C">
        <w:rPr>
          <w:rFonts w:ascii="Calibri" w:hAnsi="Calibri" w:cs="Tahoma"/>
          <w:color w:val="000000" w:themeColor="text1"/>
          <w:szCs w:val="22"/>
        </w:rPr>
        <w:t>des postes qualifiant</w:t>
      </w:r>
      <w:proofErr w:type="gramEnd"/>
      <w:r w:rsidRPr="00E8075C">
        <w:rPr>
          <w:rFonts w:ascii="Calibri" w:hAnsi="Calibri" w:cs="Tahoma"/>
          <w:color w:val="000000" w:themeColor="text1"/>
          <w:szCs w:val="22"/>
        </w:rPr>
        <w:t>.</w:t>
      </w:r>
    </w:p>
    <w:p w14:paraId="2E866483" w14:textId="77777777" w:rsidR="003C622D" w:rsidRPr="00E8075C" w:rsidRDefault="003C622D" w:rsidP="00025DE2">
      <w:pPr>
        <w:spacing w:before="120"/>
        <w:rPr>
          <w:rFonts w:ascii="Calibri" w:hAnsi="Calibri" w:cs="Tahoma"/>
          <w:color w:val="000000" w:themeColor="text1"/>
          <w:szCs w:val="22"/>
        </w:rPr>
      </w:pPr>
      <w:r w:rsidRPr="00E8075C">
        <w:rPr>
          <w:rFonts w:ascii="Calibri" w:hAnsi="Calibri" w:cs="Tahoma"/>
          <w:color w:val="000000" w:themeColor="text1"/>
          <w:szCs w:val="22"/>
        </w:rPr>
        <w:t xml:space="preserve">L’entreprise s’engage également à étudier dans le cadre de l’accord GPEC en cours de négociation les conditions permettant de valoriser les qualifications, reconnues utiles pour l’entreprise, </w:t>
      </w:r>
      <w:r w:rsidR="00DB4E1F">
        <w:rPr>
          <w:rFonts w:ascii="Calibri" w:hAnsi="Calibri" w:cs="Tahoma"/>
          <w:color w:val="000000" w:themeColor="text1"/>
          <w:szCs w:val="22"/>
        </w:rPr>
        <w:t xml:space="preserve">sous couvert de postes vacants, </w:t>
      </w:r>
      <w:r w:rsidRPr="00E8075C">
        <w:rPr>
          <w:rFonts w:ascii="Calibri" w:hAnsi="Calibri" w:cs="Tahoma"/>
          <w:color w:val="000000" w:themeColor="text1"/>
          <w:szCs w:val="22"/>
        </w:rPr>
        <w:t>et obtenues par les salariés quel</w:t>
      </w:r>
      <w:r w:rsidR="00FF1A59">
        <w:rPr>
          <w:rFonts w:ascii="Calibri" w:hAnsi="Calibri" w:cs="Tahoma"/>
          <w:color w:val="000000" w:themeColor="text1"/>
          <w:szCs w:val="22"/>
        </w:rPr>
        <w:t xml:space="preserve"> </w:t>
      </w:r>
      <w:r w:rsidRPr="00E8075C">
        <w:rPr>
          <w:rFonts w:ascii="Calibri" w:hAnsi="Calibri" w:cs="Tahoma"/>
          <w:color w:val="000000" w:themeColor="text1"/>
          <w:szCs w:val="22"/>
        </w:rPr>
        <w:t>que soit leur sexe</w:t>
      </w:r>
    </w:p>
    <w:p w14:paraId="74CAC66F" w14:textId="77777777" w:rsidR="0054179D" w:rsidRPr="00E8075C" w:rsidRDefault="0054179D" w:rsidP="00DE5113">
      <w:pPr>
        <w:pStyle w:val="Paragraphedeliste"/>
        <w:spacing w:before="100" w:beforeAutospacing="1" w:after="100" w:afterAutospacing="1"/>
        <w:ind w:left="0" w:right="-2"/>
        <w:rPr>
          <w:rFonts w:asciiTheme="minorHAnsi" w:hAnsiTheme="minorHAnsi" w:cstheme="minorHAnsi"/>
          <w:bCs/>
          <w:szCs w:val="22"/>
        </w:rPr>
      </w:pPr>
      <w:r w:rsidRPr="00E8075C">
        <w:rPr>
          <w:rFonts w:asciiTheme="minorHAnsi" w:hAnsiTheme="minorHAnsi" w:cstheme="minorHAnsi"/>
          <w:bCs/>
          <w:szCs w:val="22"/>
        </w:rPr>
        <w:t>Veiller à ce que les offres de formations proposées et notamment les possibilités d’accès à la certification ou à des formations qualifiantes, s’adressent aussi bien aux femmes qu’aux hommes de manière à garantir des perspectives d’évolution à l’ensemble des salariés.</w:t>
      </w:r>
    </w:p>
    <w:p w14:paraId="222B9027" w14:textId="77777777" w:rsidR="003C622D" w:rsidRDefault="003C622D" w:rsidP="003C622D">
      <w:pPr>
        <w:spacing w:before="120" w:after="120"/>
        <w:ind w:right="-2"/>
        <w:rPr>
          <w:rFonts w:asciiTheme="minorHAnsi" w:hAnsiTheme="minorHAnsi" w:cstheme="minorHAnsi"/>
          <w:b/>
          <w:i/>
          <w:szCs w:val="22"/>
        </w:rPr>
      </w:pPr>
      <w:r w:rsidRPr="003C622D">
        <w:rPr>
          <w:rFonts w:asciiTheme="minorHAnsi" w:hAnsiTheme="minorHAnsi" w:cstheme="minorHAnsi"/>
          <w:b/>
          <w:i/>
          <w:szCs w:val="22"/>
        </w:rPr>
        <w:t>Objectif :</w:t>
      </w:r>
    </w:p>
    <w:p w14:paraId="7C45FD82" w14:textId="77777777" w:rsidR="003C622D" w:rsidRPr="00E8075C" w:rsidRDefault="003C622D" w:rsidP="003C622D">
      <w:pPr>
        <w:pBdr>
          <w:top w:val="single" w:sz="4" w:space="1" w:color="auto"/>
          <w:left w:val="single" w:sz="4" w:space="4" w:color="auto"/>
          <w:bottom w:val="single" w:sz="4" w:space="1" w:color="auto"/>
          <w:right w:val="single" w:sz="4" w:space="4" w:color="auto"/>
        </w:pBdr>
        <w:jc w:val="center"/>
        <w:rPr>
          <w:rFonts w:asciiTheme="minorHAnsi" w:hAnsiTheme="minorHAnsi" w:cstheme="minorHAnsi"/>
          <w:b/>
          <w:color w:val="000000" w:themeColor="text1"/>
          <w:szCs w:val="22"/>
        </w:rPr>
      </w:pPr>
      <w:r w:rsidRPr="00E8075C">
        <w:rPr>
          <w:rFonts w:asciiTheme="minorHAnsi" w:hAnsiTheme="minorHAnsi" w:cstheme="minorHAnsi"/>
          <w:b/>
          <w:color w:val="000000" w:themeColor="text1"/>
          <w:szCs w:val="22"/>
        </w:rPr>
        <w:t xml:space="preserve">Aucun écart d’accès à la formation professionnelle </w:t>
      </w:r>
      <w:r w:rsidR="00E8075C" w:rsidRPr="00E8075C">
        <w:rPr>
          <w:rFonts w:asciiTheme="minorHAnsi" w:hAnsiTheme="minorHAnsi" w:cstheme="minorHAnsi"/>
          <w:b/>
          <w:color w:val="000000" w:themeColor="text1"/>
          <w:szCs w:val="22"/>
        </w:rPr>
        <w:t xml:space="preserve">entre les hommes et les femmes </w:t>
      </w:r>
      <w:r w:rsidRPr="00E8075C">
        <w:rPr>
          <w:rFonts w:asciiTheme="minorHAnsi" w:hAnsiTheme="minorHAnsi" w:cstheme="minorHAnsi"/>
          <w:b/>
          <w:color w:val="000000" w:themeColor="text1"/>
          <w:szCs w:val="22"/>
        </w:rPr>
        <w:t>ne doit être constaté.</w:t>
      </w:r>
    </w:p>
    <w:p w14:paraId="241B6029" w14:textId="77777777" w:rsidR="003C622D" w:rsidRDefault="003C622D" w:rsidP="003C622D">
      <w:pPr>
        <w:spacing w:after="120"/>
        <w:ind w:right="-2"/>
        <w:rPr>
          <w:rFonts w:asciiTheme="minorHAnsi" w:hAnsiTheme="minorHAnsi" w:cstheme="minorHAnsi"/>
          <w:b/>
          <w:i/>
          <w:szCs w:val="22"/>
        </w:rPr>
      </w:pPr>
    </w:p>
    <w:p w14:paraId="4944C927" w14:textId="77777777" w:rsidR="003C622D" w:rsidRPr="00760051" w:rsidRDefault="003C622D" w:rsidP="003C622D">
      <w:pPr>
        <w:spacing w:after="120"/>
        <w:ind w:right="-2"/>
        <w:rPr>
          <w:rFonts w:asciiTheme="minorHAnsi" w:hAnsiTheme="minorHAnsi" w:cstheme="minorHAnsi"/>
          <w:b/>
          <w:i/>
          <w:szCs w:val="22"/>
        </w:rPr>
      </w:pPr>
      <w:r w:rsidRPr="00760051">
        <w:rPr>
          <w:rFonts w:asciiTheme="minorHAnsi" w:hAnsiTheme="minorHAnsi" w:cstheme="minorHAnsi"/>
          <w:b/>
          <w:i/>
          <w:szCs w:val="22"/>
        </w:rPr>
        <w:t>Indicateur :</w:t>
      </w:r>
    </w:p>
    <w:p w14:paraId="6EE5C936" w14:textId="77777777" w:rsidR="009C12DD" w:rsidRDefault="003C622D" w:rsidP="00E8075C">
      <w:pPr>
        <w:pStyle w:val="Paragraphedeliste"/>
        <w:ind w:left="0"/>
        <w:rPr>
          <w:rFonts w:asciiTheme="minorHAnsi" w:hAnsiTheme="minorHAnsi" w:cstheme="minorHAnsi"/>
          <w:color w:val="C54C00"/>
        </w:rPr>
      </w:pPr>
      <w:r w:rsidRPr="003C622D">
        <w:rPr>
          <w:rFonts w:asciiTheme="minorHAnsi" w:hAnsiTheme="minorHAnsi" w:cstheme="minorHAnsi"/>
          <w:color w:val="C54C00"/>
        </w:rPr>
        <w:t>Cet indicateur permettra de suivre</w:t>
      </w:r>
      <w:r w:rsidR="009C12DD">
        <w:rPr>
          <w:rFonts w:asciiTheme="minorHAnsi" w:hAnsiTheme="minorHAnsi" w:cstheme="minorHAnsi"/>
          <w:color w:val="C54C00"/>
        </w:rPr>
        <w:t> :</w:t>
      </w:r>
    </w:p>
    <w:p w14:paraId="006519FA" w14:textId="77777777" w:rsidR="00E8075C" w:rsidRDefault="003C622D" w:rsidP="009C12DD">
      <w:pPr>
        <w:pStyle w:val="Paragraphedeliste"/>
        <w:numPr>
          <w:ilvl w:val="0"/>
          <w:numId w:val="9"/>
        </w:numPr>
        <w:rPr>
          <w:rFonts w:asciiTheme="minorHAnsi" w:hAnsiTheme="minorHAnsi" w:cstheme="minorHAnsi"/>
          <w:color w:val="C54C00"/>
        </w:rPr>
      </w:pPr>
      <w:proofErr w:type="gramStart"/>
      <w:r w:rsidRPr="003C622D">
        <w:rPr>
          <w:rFonts w:asciiTheme="minorHAnsi" w:hAnsiTheme="minorHAnsi" w:cstheme="minorHAnsi"/>
          <w:color w:val="C54C00"/>
        </w:rPr>
        <w:t>le</w:t>
      </w:r>
      <w:proofErr w:type="gramEnd"/>
      <w:r w:rsidRPr="003C622D">
        <w:rPr>
          <w:rFonts w:asciiTheme="minorHAnsi" w:hAnsiTheme="minorHAnsi" w:cstheme="minorHAnsi"/>
          <w:color w:val="C54C00"/>
        </w:rPr>
        <w:t xml:space="preserve"> pourcentage des salariés n’ayant pas suivi de formation depuis trois ans et distinguera les formations obligatoires et les autres. </w:t>
      </w:r>
    </w:p>
    <w:p w14:paraId="41A23AF3" w14:textId="77777777" w:rsidR="0054179D" w:rsidRPr="00E8075C" w:rsidRDefault="0054179D" w:rsidP="009C12DD">
      <w:pPr>
        <w:pStyle w:val="Paragraphedeliste"/>
        <w:numPr>
          <w:ilvl w:val="0"/>
          <w:numId w:val="9"/>
        </w:numPr>
        <w:rPr>
          <w:rFonts w:asciiTheme="minorHAnsi" w:hAnsiTheme="minorHAnsi" w:cstheme="minorHAnsi"/>
          <w:color w:val="C54C00"/>
        </w:rPr>
      </w:pPr>
      <w:r w:rsidRPr="00E8075C">
        <w:rPr>
          <w:rFonts w:asciiTheme="minorHAnsi" w:hAnsiTheme="minorHAnsi" w:cstheme="minorHAnsi"/>
          <w:color w:val="C54C00"/>
        </w:rPr>
        <w:t>Taux d’hommes et femmes ayant suivi une formation</w:t>
      </w:r>
      <w:r w:rsidR="00B93A40" w:rsidRPr="00E8075C">
        <w:rPr>
          <w:rFonts w:asciiTheme="minorHAnsi" w:hAnsiTheme="minorHAnsi" w:cstheme="minorHAnsi"/>
          <w:color w:val="C54C00"/>
        </w:rPr>
        <w:t xml:space="preserve"> par emploi</w:t>
      </w:r>
      <w:r w:rsidRPr="00E8075C">
        <w:rPr>
          <w:rFonts w:asciiTheme="minorHAnsi" w:hAnsiTheme="minorHAnsi" w:cstheme="minorHAnsi"/>
          <w:color w:val="C54C00"/>
        </w:rPr>
        <w:t xml:space="preserve">. </w:t>
      </w:r>
    </w:p>
    <w:p w14:paraId="07BC5FCA" w14:textId="77777777" w:rsidR="005C2989" w:rsidRDefault="005C2989" w:rsidP="005C2989">
      <w:pPr>
        <w:spacing w:before="100" w:beforeAutospacing="1" w:after="100" w:afterAutospacing="1"/>
        <w:ind w:right="-2"/>
        <w:contextualSpacing/>
        <w:jc w:val="left"/>
        <w:rPr>
          <w:rFonts w:asciiTheme="minorHAnsi" w:hAnsiTheme="minorHAnsi" w:cstheme="minorHAnsi"/>
          <w:bCs/>
          <w:szCs w:val="22"/>
        </w:rPr>
      </w:pPr>
    </w:p>
    <w:p w14:paraId="61202F59" w14:textId="77777777" w:rsidR="00025DE2" w:rsidRPr="005C2989" w:rsidRDefault="00025DE2" w:rsidP="005C2989">
      <w:pPr>
        <w:spacing w:before="100" w:beforeAutospacing="1" w:after="100" w:afterAutospacing="1"/>
        <w:ind w:right="-2"/>
        <w:contextualSpacing/>
        <w:jc w:val="left"/>
        <w:rPr>
          <w:rFonts w:asciiTheme="minorHAnsi" w:hAnsiTheme="minorHAnsi" w:cstheme="minorHAnsi"/>
          <w:bCs/>
          <w:szCs w:val="22"/>
        </w:rPr>
      </w:pPr>
    </w:p>
    <w:p w14:paraId="2AC55CB9" w14:textId="77777777" w:rsidR="0054179D" w:rsidRPr="003C622D" w:rsidRDefault="006F30A6" w:rsidP="003C622D">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2B2353">
        <w:rPr>
          <w:rFonts w:asciiTheme="minorHAnsi" w:eastAsia="MS Mincho" w:hAnsiTheme="minorHAnsi" w:cstheme="minorHAnsi"/>
          <w:b/>
          <w:bCs/>
          <w:color w:val="FFFFFF" w:themeColor="background1"/>
          <w:szCs w:val="22"/>
        </w:rPr>
        <w:t>6</w:t>
      </w:r>
      <w:r>
        <w:rPr>
          <w:rFonts w:asciiTheme="minorHAnsi" w:eastAsia="MS Mincho" w:hAnsiTheme="minorHAnsi" w:cstheme="minorHAnsi"/>
          <w:b/>
          <w:bCs/>
          <w:color w:val="FFFFFF" w:themeColor="background1"/>
          <w:szCs w:val="22"/>
        </w:rPr>
        <w:t xml:space="preserve"> - </w:t>
      </w:r>
      <w:r w:rsidR="003C622D" w:rsidRPr="003C622D">
        <w:rPr>
          <w:rFonts w:asciiTheme="minorHAnsi" w:eastAsia="MS Mincho" w:hAnsiTheme="minorHAnsi" w:cstheme="minorHAnsi"/>
          <w:b/>
          <w:bCs/>
          <w:color w:val="FFFFFF" w:themeColor="background1"/>
          <w:szCs w:val="22"/>
        </w:rPr>
        <w:t>LE DEROULEMENT DE CARRIERE E</w:t>
      </w:r>
      <w:r w:rsidR="003C622D">
        <w:rPr>
          <w:rFonts w:asciiTheme="minorHAnsi" w:eastAsia="MS Mincho" w:hAnsiTheme="minorHAnsi" w:cstheme="minorHAnsi"/>
          <w:b/>
          <w:bCs/>
          <w:color w:val="FFFFFF" w:themeColor="background1"/>
          <w:szCs w:val="22"/>
        </w:rPr>
        <w:t>T LA PROMOTION PROFESSIONNELLE</w:t>
      </w:r>
    </w:p>
    <w:p w14:paraId="7082F48E" w14:textId="77777777" w:rsidR="003C622D" w:rsidRDefault="003C622D" w:rsidP="00DE5113">
      <w:pPr>
        <w:ind w:right="-2"/>
        <w:rPr>
          <w:rFonts w:asciiTheme="minorHAnsi" w:hAnsiTheme="minorHAnsi" w:cstheme="minorHAnsi"/>
          <w:szCs w:val="22"/>
        </w:rPr>
      </w:pPr>
    </w:p>
    <w:p w14:paraId="6AECD322" w14:textId="77777777" w:rsidR="003C622D" w:rsidRPr="00093E70" w:rsidRDefault="003C622D" w:rsidP="003C622D">
      <w:pPr>
        <w:spacing w:after="120"/>
        <w:ind w:right="-2"/>
        <w:rPr>
          <w:rFonts w:asciiTheme="minorHAnsi" w:hAnsiTheme="minorHAnsi" w:cstheme="minorHAnsi"/>
          <w:b/>
          <w:i/>
          <w:szCs w:val="22"/>
        </w:rPr>
      </w:pPr>
      <w:r w:rsidRPr="00093E70">
        <w:rPr>
          <w:rFonts w:asciiTheme="minorHAnsi" w:hAnsiTheme="minorHAnsi" w:cstheme="minorHAnsi"/>
          <w:b/>
          <w:i/>
          <w:szCs w:val="22"/>
        </w:rPr>
        <w:t>Engagement :</w:t>
      </w:r>
    </w:p>
    <w:p w14:paraId="1A6CC0C1" w14:textId="77777777" w:rsidR="0054179D" w:rsidRPr="0054179D" w:rsidRDefault="0054179D" w:rsidP="00DE5113">
      <w:pPr>
        <w:ind w:right="-2"/>
        <w:rPr>
          <w:rFonts w:asciiTheme="minorHAnsi" w:hAnsiTheme="minorHAnsi" w:cstheme="minorHAnsi"/>
          <w:szCs w:val="22"/>
        </w:rPr>
      </w:pPr>
      <w:r w:rsidRPr="0054179D">
        <w:rPr>
          <w:rFonts w:asciiTheme="minorHAnsi" w:hAnsiTheme="minorHAnsi" w:cstheme="minorHAnsi"/>
          <w:szCs w:val="22"/>
        </w:rPr>
        <w:t>Chaque année, au moment de l’élaboration de l’EPRD sont décidées les mesures de promotions individuelles en fonction des compétences acquises, des activités nouvelles réalisées et du suivi du parcours professionnel du salarié. Lorsqu’un poste devient vacant en interne sur l’un des sites de l’ICO, un appel à candidature est diffusé sur Intranet. Le candidat retenu peut le cas échéant bénéficier d’une promotion interne.</w:t>
      </w:r>
    </w:p>
    <w:p w14:paraId="592B7A43" w14:textId="77777777" w:rsidR="0054179D" w:rsidRPr="0054179D" w:rsidRDefault="0054179D" w:rsidP="00DE5113">
      <w:pPr>
        <w:ind w:right="-2"/>
        <w:rPr>
          <w:rFonts w:asciiTheme="minorHAnsi" w:hAnsiTheme="minorHAnsi" w:cstheme="minorHAnsi"/>
          <w:szCs w:val="22"/>
          <w:u w:val="single"/>
        </w:rPr>
      </w:pPr>
    </w:p>
    <w:p w14:paraId="73FE477C" w14:textId="77777777" w:rsidR="003C622D" w:rsidRDefault="003C622D" w:rsidP="003C622D">
      <w:pPr>
        <w:spacing w:before="120" w:after="120"/>
        <w:ind w:right="-2"/>
        <w:rPr>
          <w:rFonts w:asciiTheme="minorHAnsi" w:hAnsiTheme="minorHAnsi" w:cstheme="minorHAnsi"/>
          <w:b/>
          <w:i/>
          <w:szCs w:val="22"/>
        </w:rPr>
      </w:pPr>
      <w:r w:rsidRPr="003C622D">
        <w:rPr>
          <w:rFonts w:asciiTheme="minorHAnsi" w:hAnsiTheme="minorHAnsi" w:cstheme="minorHAnsi"/>
          <w:b/>
          <w:i/>
          <w:szCs w:val="22"/>
        </w:rPr>
        <w:t>Objectif :</w:t>
      </w:r>
    </w:p>
    <w:p w14:paraId="7D095681" w14:textId="77777777" w:rsidR="003C622D" w:rsidRPr="006A469A" w:rsidRDefault="003C622D" w:rsidP="003C622D">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 xml:space="preserve">Diminuer les écarts entre la part des femmes et des hommes promus (changement de groupe de rémunération) </w:t>
      </w:r>
    </w:p>
    <w:p w14:paraId="6A4899CF" w14:textId="77777777" w:rsidR="0054179D" w:rsidRPr="007119D4" w:rsidRDefault="0054179D" w:rsidP="00DE5113">
      <w:pPr>
        <w:ind w:right="-2"/>
        <w:rPr>
          <w:rFonts w:asciiTheme="minorHAnsi" w:hAnsiTheme="minorHAnsi" w:cstheme="minorHAnsi"/>
          <w:szCs w:val="22"/>
          <w:u w:val="single"/>
        </w:rPr>
      </w:pPr>
    </w:p>
    <w:p w14:paraId="7E417948" w14:textId="77777777" w:rsidR="0054179D" w:rsidRPr="00760051" w:rsidRDefault="00760051" w:rsidP="00760051">
      <w:pPr>
        <w:spacing w:after="120"/>
        <w:ind w:right="-2"/>
        <w:rPr>
          <w:rFonts w:asciiTheme="minorHAnsi" w:hAnsiTheme="minorHAnsi" w:cstheme="minorHAnsi"/>
          <w:b/>
          <w:i/>
          <w:szCs w:val="22"/>
        </w:rPr>
      </w:pPr>
      <w:r w:rsidRPr="00760051">
        <w:rPr>
          <w:rFonts w:asciiTheme="minorHAnsi" w:hAnsiTheme="minorHAnsi" w:cstheme="minorHAnsi"/>
          <w:b/>
          <w:i/>
          <w:szCs w:val="22"/>
        </w:rPr>
        <w:t xml:space="preserve">Indicateurs </w:t>
      </w:r>
      <w:r w:rsidR="0054179D" w:rsidRPr="00760051">
        <w:rPr>
          <w:rFonts w:asciiTheme="minorHAnsi" w:hAnsiTheme="minorHAnsi" w:cstheme="minorHAnsi"/>
          <w:b/>
          <w:i/>
          <w:szCs w:val="22"/>
        </w:rPr>
        <w:t>:</w:t>
      </w:r>
    </w:p>
    <w:p w14:paraId="30D6AC41" w14:textId="77777777" w:rsidR="0054179D" w:rsidRPr="006F30A6" w:rsidRDefault="0054179D" w:rsidP="006F30A6">
      <w:pPr>
        <w:ind w:right="-2"/>
        <w:contextualSpacing/>
        <w:rPr>
          <w:rFonts w:asciiTheme="minorHAnsi" w:hAnsiTheme="minorHAnsi" w:cstheme="minorHAnsi"/>
          <w:bCs/>
          <w:color w:val="C54C00"/>
          <w:szCs w:val="22"/>
        </w:rPr>
      </w:pPr>
      <w:r w:rsidRPr="006F30A6">
        <w:rPr>
          <w:rFonts w:asciiTheme="minorHAnsi" w:hAnsiTheme="minorHAnsi" w:cstheme="minorHAnsi"/>
          <w:bCs/>
          <w:color w:val="C54C00"/>
          <w:szCs w:val="22"/>
        </w:rPr>
        <w:t>Courbes d’évolution des promotions entre les hommes et les femmes</w:t>
      </w:r>
      <w:r w:rsidR="006F30A6">
        <w:rPr>
          <w:rFonts w:asciiTheme="minorHAnsi" w:hAnsiTheme="minorHAnsi" w:cstheme="minorHAnsi"/>
          <w:bCs/>
          <w:color w:val="C54C00"/>
          <w:szCs w:val="22"/>
        </w:rPr>
        <w:t> :</w:t>
      </w:r>
    </w:p>
    <w:p w14:paraId="369AFF13" w14:textId="77777777" w:rsidR="00A35D44" w:rsidRPr="009C12DD" w:rsidRDefault="00A35D44" w:rsidP="009C12DD">
      <w:pPr>
        <w:pStyle w:val="Paragraphedeliste"/>
        <w:numPr>
          <w:ilvl w:val="0"/>
          <w:numId w:val="10"/>
        </w:numPr>
        <w:ind w:left="709" w:right="360"/>
        <w:contextualSpacing/>
        <w:rPr>
          <w:rFonts w:asciiTheme="minorHAnsi" w:hAnsiTheme="minorHAnsi" w:cstheme="minorHAnsi"/>
          <w:color w:val="C54C00"/>
        </w:rPr>
      </w:pPr>
      <w:r w:rsidRPr="009C12DD">
        <w:rPr>
          <w:rFonts w:asciiTheme="minorHAnsi" w:hAnsiTheme="minorHAnsi" w:cstheme="minorHAnsi"/>
          <w:color w:val="C54C00"/>
        </w:rPr>
        <w:t xml:space="preserve">% des hommes et des femmes promus par catégorie </w:t>
      </w:r>
    </w:p>
    <w:p w14:paraId="73383DFC" w14:textId="77777777" w:rsidR="00A35D44" w:rsidRPr="009C12DD" w:rsidRDefault="00A35D44" w:rsidP="009C12DD">
      <w:pPr>
        <w:pStyle w:val="Paragraphedeliste"/>
        <w:numPr>
          <w:ilvl w:val="0"/>
          <w:numId w:val="10"/>
        </w:numPr>
        <w:ind w:left="709" w:right="360"/>
        <w:contextualSpacing/>
        <w:rPr>
          <w:rFonts w:asciiTheme="minorHAnsi" w:hAnsiTheme="minorHAnsi" w:cstheme="minorHAnsi"/>
          <w:color w:val="C54C00"/>
        </w:rPr>
      </w:pPr>
      <w:r w:rsidRPr="009C12DD">
        <w:rPr>
          <w:rFonts w:asciiTheme="minorHAnsi" w:hAnsiTheme="minorHAnsi" w:cstheme="minorHAnsi"/>
          <w:color w:val="C54C00"/>
        </w:rPr>
        <w:t>Suivi des courbes d’évolution sur 3 ans</w:t>
      </w:r>
    </w:p>
    <w:p w14:paraId="4FAEF4B1" w14:textId="77777777" w:rsidR="0066370F" w:rsidRDefault="0066370F" w:rsidP="003C622D">
      <w:pPr>
        <w:ind w:right="-2"/>
        <w:rPr>
          <w:rFonts w:asciiTheme="minorHAnsi" w:hAnsiTheme="minorHAnsi" w:cstheme="minorHAnsi"/>
          <w:szCs w:val="22"/>
          <w:u w:val="single"/>
        </w:rPr>
      </w:pPr>
    </w:p>
    <w:p w14:paraId="05EE05CB" w14:textId="77777777" w:rsidR="006F30A6" w:rsidRDefault="006F30A6" w:rsidP="003C622D">
      <w:pPr>
        <w:ind w:right="-2"/>
        <w:rPr>
          <w:rFonts w:asciiTheme="minorHAnsi" w:hAnsiTheme="minorHAnsi" w:cstheme="minorHAnsi"/>
          <w:szCs w:val="22"/>
          <w:u w:val="single"/>
        </w:rPr>
      </w:pPr>
    </w:p>
    <w:p w14:paraId="1760E7E8" w14:textId="77777777" w:rsidR="003C622D" w:rsidRPr="006F30A6" w:rsidRDefault="003C622D" w:rsidP="003C622D">
      <w:pPr>
        <w:ind w:right="-2"/>
        <w:rPr>
          <w:rFonts w:asciiTheme="minorHAnsi" w:hAnsiTheme="minorHAnsi" w:cstheme="minorHAnsi"/>
          <w:i/>
          <w:szCs w:val="22"/>
          <w:u w:val="single"/>
        </w:rPr>
      </w:pPr>
      <w:r w:rsidRPr="006F30A6">
        <w:rPr>
          <w:rFonts w:asciiTheme="minorHAnsi" w:hAnsiTheme="minorHAnsi" w:cstheme="minorHAnsi"/>
          <w:i/>
          <w:szCs w:val="22"/>
          <w:u w:val="single"/>
        </w:rPr>
        <w:t>Actions à mettre en œuvre</w:t>
      </w:r>
      <w:r w:rsidR="00760051" w:rsidRPr="006F30A6">
        <w:rPr>
          <w:rFonts w:asciiTheme="minorHAnsi" w:hAnsiTheme="minorHAnsi" w:cstheme="minorHAnsi"/>
          <w:i/>
          <w:szCs w:val="22"/>
          <w:u w:val="single"/>
        </w:rPr>
        <w:t xml:space="preserve"> pour atteindre l’objectif</w:t>
      </w:r>
    </w:p>
    <w:p w14:paraId="7BAD7ABB" w14:textId="77777777" w:rsidR="003C622D" w:rsidRPr="006F30A6" w:rsidRDefault="003C622D" w:rsidP="003C622D">
      <w:pPr>
        <w:ind w:right="-2"/>
        <w:rPr>
          <w:rFonts w:asciiTheme="minorHAnsi" w:hAnsiTheme="minorHAnsi" w:cstheme="minorHAnsi"/>
          <w:i/>
          <w:szCs w:val="22"/>
          <w:u w:val="single"/>
        </w:rPr>
      </w:pPr>
    </w:p>
    <w:p w14:paraId="494A54C4" w14:textId="77777777" w:rsidR="003C622D" w:rsidRPr="006F30A6" w:rsidRDefault="00DB4E1F" w:rsidP="00E54600">
      <w:pPr>
        <w:ind w:right="-2"/>
        <w:contextualSpacing/>
        <w:rPr>
          <w:rFonts w:asciiTheme="minorHAnsi" w:hAnsiTheme="minorHAnsi" w:cstheme="minorHAnsi"/>
          <w:i/>
          <w:szCs w:val="22"/>
        </w:rPr>
      </w:pPr>
      <w:r w:rsidRPr="006F30A6">
        <w:rPr>
          <w:rFonts w:asciiTheme="minorHAnsi" w:hAnsiTheme="minorHAnsi" w:cstheme="minorHAnsi"/>
          <w:i/>
          <w:szCs w:val="22"/>
        </w:rPr>
        <w:t xml:space="preserve">Le suivi des courbes d’évolution des situations de promotion par catégorie professionnelle permettra d’évaluer les différences F/H, le cas échéant les écarts constatés seront expliqués. </w:t>
      </w:r>
    </w:p>
    <w:p w14:paraId="43A2AE5B" w14:textId="77777777" w:rsidR="003C622D" w:rsidRPr="006F30A6" w:rsidRDefault="006F30A6" w:rsidP="00E54600">
      <w:pPr>
        <w:ind w:right="360"/>
        <w:contextualSpacing/>
        <w:rPr>
          <w:rFonts w:asciiTheme="minorHAnsi" w:hAnsiTheme="minorHAnsi" w:cstheme="minorHAnsi"/>
          <w:i/>
          <w:szCs w:val="22"/>
        </w:rPr>
      </w:pPr>
      <w:r>
        <w:rPr>
          <w:rFonts w:asciiTheme="minorHAnsi" w:hAnsiTheme="minorHAnsi" w:cstheme="minorHAnsi"/>
          <w:i/>
          <w:szCs w:val="22"/>
        </w:rPr>
        <w:t>L’a</w:t>
      </w:r>
      <w:r w:rsidR="003C622D" w:rsidRPr="006F30A6">
        <w:rPr>
          <w:rFonts w:asciiTheme="minorHAnsi" w:hAnsiTheme="minorHAnsi" w:cstheme="minorHAnsi"/>
          <w:i/>
          <w:szCs w:val="22"/>
        </w:rPr>
        <w:t>nalyse</w:t>
      </w:r>
      <w:r>
        <w:rPr>
          <w:rFonts w:asciiTheme="minorHAnsi" w:hAnsiTheme="minorHAnsi" w:cstheme="minorHAnsi"/>
          <w:i/>
          <w:szCs w:val="22"/>
        </w:rPr>
        <w:t xml:space="preserve"> du</w:t>
      </w:r>
      <w:r w:rsidR="003C622D" w:rsidRPr="006F30A6">
        <w:rPr>
          <w:rFonts w:asciiTheme="minorHAnsi" w:hAnsiTheme="minorHAnsi" w:cstheme="minorHAnsi"/>
          <w:i/>
          <w:szCs w:val="22"/>
        </w:rPr>
        <w:t xml:space="preserve"> % </w:t>
      </w:r>
      <w:r>
        <w:rPr>
          <w:rFonts w:asciiTheme="minorHAnsi" w:hAnsiTheme="minorHAnsi" w:cstheme="minorHAnsi"/>
          <w:i/>
          <w:szCs w:val="22"/>
        </w:rPr>
        <w:t xml:space="preserve">de </w:t>
      </w:r>
      <w:r w:rsidR="003C622D" w:rsidRPr="006F30A6">
        <w:rPr>
          <w:rFonts w:asciiTheme="minorHAnsi" w:hAnsiTheme="minorHAnsi" w:cstheme="minorHAnsi"/>
          <w:i/>
          <w:szCs w:val="22"/>
        </w:rPr>
        <w:t xml:space="preserve">femmes </w:t>
      </w:r>
      <w:r>
        <w:rPr>
          <w:rFonts w:asciiTheme="minorHAnsi" w:hAnsiTheme="minorHAnsi" w:cstheme="minorHAnsi"/>
          <w:i/>
          <w:szCs w:val="22"/>
        </w:rPr>
        <w:t xml:space="preserve">et d’hommes </w:t>
      </w:r>
      <w:r w:rsidR="003C622D" w:rsidRPr="006F30A6">
        <w:rPr>
          <w:rFonts w:asciiTheme="minorHAnsi" w:hAnsiTheme="minorHAnsi" w:cstheme="minorHAnsi"/>
          <w:i/>
          <w:szCs w:val="22"/>
        </w:rPr>
        <w:t xml:space="preserve">promus par catégories </w:t>
      </w:r>
      <w:r>
        <w:rPr>
          <w:rFonts w:asciiTheme="minorHAnsi" w:hAnsiTheme="minorHAnsi" w:cstheme="minorHAnsi"/>
          <w:i/>
          <w:szCs w:val="22"/>
        </w:rPr>
        <w:t xml:space="preserve">est </w:t>
      </w:r>
      <w:r w:rsidR="003C622D" w:rsidRPr="006F30A6">
        <w:rPr>
          <w:rFonts w:asciiTheme="minorHAnsi" w:hAnsiTheme="minorHAnsi" w:cstheme="minorHAnsi"/>
          <w:i/>
          <w:szCs w:val="22"/>
        </w:rPr>
        <w:t>définie comme suit :</w:t>
      </w:r>
    </w:p>
    <w:p w14:paraId="5307BA04" w14:textId="77777777" w:rsidR="00DB4E1F" w:rsidRPr="006F30A6" w:rsidRDefault="00DB4E1F"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Employés : position 1 et 2</w:t>
      </w:r>
    </w:p>
    <w:p w14:paraId="6A7806F0" w14:textId="77777777" w:rsidR="00DB4E1F" w:rsidRPr="006F30A6" w:rsidRDefault="00DB4E1F"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Techniciens : position 3 et 4</w:t>
      </w:r>
    </w:p>
    <w:p w14:paraId="19AF1D13" w14:textId="77777777" w:rsidR="00DB4E1F" w:rsidRPr="006F30A6" w:rsidRDefault="00DB4E1F"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Agent de maitrise : position 5</w:t>
      </w:r>
    </w:p>
    <w:p w14:paraId="6DFB2D5A" w14:textId="77777777" w:rsidR="00DB4E1F" w:rsidRPr="006F30A6" w:rsidRDefault="00DB4E1F"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Cadre : position 6</w:t>
      </w:r>
    </w:p>
    <w:p w14:paraId="5807D286" w14:textId="77777777" w:rsidR="003C622D" w:rsidRPr="006F30A6" w:rsidRDefault="003C622D" w:rsidP="009C12DD">
      <w:pPr>
        <w:pStyle w:val="Paragraphedeliste"/>
        <w:numPr>
          <w:ilvl w:val="0"/>
          <w:numId w:val="2"/>
        </w:numPr>
        <w:ind w:right="360"/>
        <w:contextualSpacing/>
        <w:rPr>
          <w:rFonts w:asciiTheme="minorHAnsi" w:hAnsiTheme="minorHAnsi" w:cstheme="minorHAnsi"/>
          <w:i/>
          <w:szCs w:val="22"/>
        </w:rPr>
      </w:pPr>
      <w:r w:rsidRPr="006F30A6">
        <w:rPr>
          <w:rFonts w:asciiTheme="minorHAnsi" w:hAnsiTheme="minorHAnsi" w:cstheme="minorHAnsi"/>
          <w:i/>
          <w:szCs w:val="22"/>
        </w:rPr>
        <w:t>Praticiens</w:t>
      </w:r>
    </w:p>
    <w:p w14:paraId="3F245032" w14:textId="77777777" w:rsidR="006F30A6" w:rsidRDefault="006F30A6" w:rsidP="003C622D">
      <w:pPr>
        <w:ind w:right="-2"/>
        <w:rPr>
          <w:rFonts w:asciiTheme="minorHAnsi" w:hAnsiTheme="minorHAnsi" w:cstheme="minorHAnsi"/>
          <w:szCs w:val="22"/>
          <w:u w:val="single"/>
        </w:rPr>
      </w:pPr>
    </w:p>
    <w:p w14:paraId="6F256F1E" w14:textId="77777777" w:rsidR="006F30A6" w:rsidRPr="007119D4" w:rsidRDefault="006F30A6" w:rsidP="003C622D">
      <w:pPr>
        <w:ind w:right="-2"/>
        <w:rPr>
          <w:rFonts w:asciiTheme="minorHAnsi" w:hAnsiTheme="minorHAnsi" w:cstheme="minorHAnsi"/>
          <w:szCs w:val="22"/>
          <w:u w:val="single"/>
        </w:rPr>
      </w:pPr>
    </w:p>
    <w:p w14:paraId="0A24D3C1" w14:textId="77777777" w:rsidR="00A35D44" w:rsidRDefault="00A35D44" w:rsidP="006F30A6">
      <w:pPr>
        <w:ind w:right="-2"/>
        <w:contextualSpacing/>
        <w:rPr>
          <w:rFonts w:asciiTheme="minorHAnsi" w:hAnsiTheme="minorHAnsi" w:cstheme="minorHAnsi"/>
          <w:bCs/>
          <w:szCs w:val="22"/>
        </w:rPr>
      </w:pPr>
    </w:p>
    <w:p w14:paraId="41DC3E59" w14:textId="77777777" w:rsidR="00BE3E09" w:rsidRDefault="00BE3E09" w:rsidP="006F30A6">
      <w:pPr>
        <w:ind w:right="-2"/>
        <w:contextualSpacing/>
        <w:rPr>
          <w:rFonts w:asciiTheme="minorHAnsi" w:hAnsiTheme="minorHAnsi" w:cstheme="minorHAnsi"/>
          <w:bCs/>
          <w:szCs w:val="22"/>
        </w:rPr>
      </w:pPr>
    </w:p>
    <w:p w14:paraId="3950AEC1" w14:textId="77777777" w:rsidR="0054179D" w:rsidRPr="00760051" w:rsidRDefault="00760051" w:rsidP="00760051">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2B2353">
        <w:rPr>
          <w:rFonts w:asciiTheme="minorHAnsi" w:eastAsia="MS Mincho" w:hAnsiTheme="minorHAnsi" w:cstheme="minorHAnsi"/>
          <w:b/>
          <w:bCs/>
          <w:color w:val="FFFFFF" w:themeColor="background1"/>
          <w:szCs w:val="22"/>
        </w:rPr>
        <w:t>7</w:t>
      </w:r>
      <w:r>
        <w:rPr>
          <w:rFonts w:asciiTheme="minorHAnsi" w:eastAsia="MS Mincho" w:hAnsiTheme="minorHAnsi" w:cstheme="minorHAnsi"/>
          <w:b/>
          <w:bCs/>
          <w:color w:val="FFFFFF" w:themeColor="background1"/>
          <w:szCs w:val="22"/>
        </w:rPr>
        <w:t xml:space="preserve"> - </w:t>
      </w:r>
      <w:r w:rsidRPr="00760051">
        <w:rPr>
          <w:rFonts w:asciiTheme="minorHAnsi" w:eastAsia="MS Mincho" w:hAnsiTheme="minorHAnsi" w:cstheme="minorHAnsi"/>
          <w:b/>
          <w:bCs/>
          <w:color w:val="FFFFFF" w:themeColor="background1"/>
          <w:szCs w:val="22"/>
        </w:rPr>
        <w:t>LES CONDITIONS DE TRAVAIL ET D’EMPLOI</w:t>
      </w:r>
    </w:p>
    <w:p w14:paraId="674CF475" w14:textId="77777777" w:rsidR="007A56D2" w:rsidRPr="006F30A6" w:rsidRDefault="002B2353" w:rsidP="006F30A6">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6F30A6">
        <w:rPr>
          <w:rFonts w:asciiTheme="minorHAnsi" w:hAnsiTheme="minorHAnsi" w:cstheme="minorHAnsi"/>
          <w:b/>
          <w:sz w:val="24"/>
          <w:szCs w:val="24"/>
        </w:rPr>
        <w:t xml:space="preserve">.1 </w:t>
      </w:r>
      <w:r w:rsidR="007A56D2" w:rsidRPr="006F30A6">
        <w:rPr>
          <w:rFonts w:asciiTheme="minorHAnsi" w:hAnsiTheme="minorHAnsi" w:cstheme="minorHAnsi"/>
          <w:b/>
          <w:sz w:val="24"/>
          <w:szCs w:val="24"/>
        </w:rPr>
        <w:t>Heures de grossesse</w:t>
      </w:r>
    </w:p>
    <w:p w14:paraId="0E4B1E40" w14:textId="77777777" w:rsidR="00D055F7" w:rsidRDefault="00D055F7" w:rsidP="006F30A6">
      <w:pPr>
        <w:spacing w:before="120" w:after="120"/>
        <w:rPr>
          <w:rFonts w:asciiTheme="minorHAnsi" w:hAnsiTheme="minorHAnsi" w:cstheme="minorHAnsi"/>
          <w:i/>
          <w:szCs w:val="22"/>
        </w:rPr>
      </w:pPr>
      <w:r w:rsidRPr="00D055F7">
        <w:rPr>
          <w:rFonts w:asciiTheme="minorHAnsi" w:hAnsiTheme="minorHAnsi" w:cstheme="minorHAnsi"/>
          <w:szCs w:val="22"/>
        </w:rPr>
        <w:t xml:space="preserve">Selon les dispositions de la convention collective, </w:t>
      </w:r>
      <w:r w:rsidRPr="00C8362C">
        <w:rPr>
          <w:rFonts w:asciiTheme="minorHAnsi" w:hAnsiTheme="minorHAnsi" w:cstheme="minorHAnsi"/>
          <w:i/>
          <w:szCs w:val="22"/>
        </w:rPr>
        <w:t>« les salariées</w:t>
      </w:r>
      <w:r w:rsidR="00C8362C" w:rsidRPr="00C8362C">
        <w:rPr>
          <w:rFonts w:asciiTheme="minorHAnsi" w:hAnsiTheme="minorHAnsi" w:cstheme="minorHAnsi"/>
          <w:i/>
          <w:szCs w:val="22"/>
        </w:rPr>
        <w:t xml:space="preserve"> </w:t>
      </w:r>
      <w:r w:rsidRPr="00C8362C">
        <w:rPr>
          <w:rFonts w:asciiTheme="minorHAnsi" w:hAnsiTheme="minorHAnsi" w:cstheme="minorHAnsi"/>
          <w:i/>
          <w:szCs w:val="22"/>
        </w:rPr>
        <w:t>dont le temps de travail est supérieur à quatre heures par jour, à partir du premier jour du troisième mois de la grossesse médicalement constaté</w:t>
      </w:r>
      <w:r w:rsidR="00C8362C" w:rsidRPr="00C8362C">
        <w:rPr>
          <w:rFonts w:asciiTheme="minorHAnsi" w:hAnsiTheme="minorHAnsi" w:cstheme="minorHAnsi"/>
          <w:i/>
          <w:szCs w:val="22"/>
        </w:rPr>
        <w:t>e, bénéficient d’une réduction d’une heure de travail par jour sans possibilité de report et sans diminution de salaire. »</w:t>
      </w:r>
    </w:p>
    <w:p w14:paraId="72D42662" w14:textId="77777777" w:rsidR="006F30A6" w:rsidRPr="00C8362C" w:rsidRDefault="006F30A6" w:rsidP="006F30A6">
      <w:pPr>
        <w:rPr>
          <w:rFonts w:asciiTheme="minorHAnsi" w:hAnsiTheme="minorHAnsi" w:cstheme="minorHAnsi"/>
          <w:i/>
          <w:szCs w:val="22"/>
        </w:rPr>
      </w:pPr>
    </w:p>
    <w:p w14:paraId="4FD17317" w14:textId="77777777" w:rsidR="007A56D2" w:rsidRPr="007A56D2" w:rsidRDefault="007A56D2" w:rsidP="00025DE2">
      <w:pPr>
        <w:spacing w:after="120"/>
        <w:rPr>
          <w:rFonts w:asciiTheme="minorHAnsi" w:hAnsiTheme="minorHAnsi" w:cstheme="minorHAnsi"/>
          <w:b/>
          <w:i/>
          <w:szCs w:val="22"/>
        </w:rPr>
      </w:pPr>
      <w:r w:rsidRPr="007A56D2">
        <w:rPr>
          <w:rFonts w:asciiTheme="minorHAnsi" w:hAnsiTheme="minorHAnsi" w:cstheme="minorHAnsi"/>
          <w:b/>
          <w:i/>
          <w:szCs w:val="22"/>
        </w:rPr>
        <w:t>Engagement :</w:t>
      </w:r>
    </w:p>
    <w:p w14:paraId="31390C01" w14:textId="77777777" w:rsidR="0054179D" w:rsidRPr="001D18F4" w:rsidRDefault="0054179D" w:rsidP="00025DE2">
      <w:pPr>
        <w:ind w:right="-2"/>
        <w:rPr>
          <w:rFonts w:asciiTheme="minorHAnsi" w:hAnsiTheme="minorHAnsi" w:cstheme="minorHAnsi"/>
          <w:szCs w:val="22"/>
        </w:rPr>
      </w:pPr>
      <w:r w:rsidRPr="001D18F4">
        <w:rPr>
          <w:rFonts w:asciiTheme="minorHAnsi" w:hAnsiTheme="minorHAnsi" w:cstheme="minorHAnsi"/>
          <w:szCs w:val="22"/>
        </w:rPr>
        <w:t>A titre dérogatoire aux dispositions conventionnelles</w:t>
      </w:r>
      <w:r w:rsidR="00FD577A" w:rsidRPr="001D18F4">
        <w:rPr>
          <w:rFonts w:asciiTheme="minorHAnsi" w:hAnsiTheme="minorHAnsi" w:cstheme="minorHAnsi"/>
          <w:szCs w:val="22"/>
        </w:rPr>
        <w:t xml:space="preserve">, les </w:t>
      </w:r>
      <w:r w:rsidR="00D055F7">
        <w:rPr>
          <w:rFonts w:asciiTheme="minorHAnsi" w:hAnsiTheme="minorHAnsi" w:cstheme="minorHAnsi"/>
          <w:szCs w:val="22"/>
        </w:rPr>
        <w:t>trois</w:t>
      </w:r>
      <w:r w:rsidR="00FD577A" w:rsidRPr="001D18F4">
        <w:rPr>
          <w:rFonts w:asciiTheme="minorHAnsi" w:hAnsiTheme="minorHAnsi" w:cstheme="minorHAnsi"/>
          <w:szCs w:val="22"/>
        </w:rPr>
        <w:t xml:space="preserve"> modalités suivantes de prises des heures de grossesse seront </w:t>
      </w:r>
      <w:r w:rsidR="00C8362C">
        <w:rPr>
          <w:rFonts w:asciiTheme="minorHAnsi" w:hAnsiTheme="minorHAnsi" w:cstheme="minorHAnsi"/>
          <w:szCs w:val="22"/>
        </w:rPr>
        <w:t xml:space="preserve">proposées en fonction de l’organisation </w:t>
      </w:r>
      <w:r w:rsidR="001B0CF2">
        <w:rPr>
          <w:rFonts w:asciiTheme="minorHAnsi" w:hAnsiTheme="minorHAnsi" w:cstheme="minorHAnsi"/>
          <w:szCs w:val="22"/>
        </w:rPr>
        <w:t xml:space="preserve">et des contraintes </w:t>
      </w:r>
      <w:r w:rsidR="00C8362C">
        <w:rPr>
          <w:rFonts w:asciiTheme="minorHAnsi" w:hAnsiTheme="minorHAnsi" w:cstheme="minorHAnsi"/>
          <w:szCs w:val="22"/>
        </w:rPr>
        <w:t>du service</w:t>
      </w:r>
      <w:r w:rsidR="00FD577A" w:rsidRPr="001D18F4">
        <w:rPr>
          <w:rFonts w:asciiTheme="minorHAnsi" w:hAnsiTheme="minorHAnsi" w:cstheme="minorHAnsi"/>
          <w:szCs w:val="22"/>
        </w:rPr>
        <w:t> :</w:t>
      </w:r>
    </w:p>
    <w:p w14:paraId="748E4340" w14:textId="77777777" w:rsidR="00FD577A" w:rsidRPr="001D18F4" w:rsidRDefault="00FD577A" w:rsidP="009C12DD">
      <w:pPr>
        <w:pStyle w:val="Paragraphedeliste"/>
        <w:numPr>
          <w:ilvl w:val="0"/>
          <w:numId w:val="4"/>
        </w:numPr>
        <w:ind w:right="-2"/>
        <w:rPr>
          <w:rFonts w:asciiTheme="minorHAnsi" w:hAnsiTheme="minorHAnsi" w:cstheme="minorHAnsi"/>
          <w:szCs w:val="22"/>
        </w:rPr>
      </w:pPr>
      <w:r w:rsidRPr="001D18F4">
        <w:rPr>
          <w:rFonts w:asciiTheme="minorHAnsi" w:hAnsiTheme="minorHAnsi" w:cstheme="minorHAnsi"/>
          <w:szCs w:val="22"/>
        </w:rPr>
        <w:t xml:space="preserve">Les heures de grossesse pourront être prises </w:t>
      </w:r>
      <w:r w:rsidR="00BA1668" w:rsidRPr="001D18F4">
        <w:rPr>
          <w:rFonts w:asciiTheme="minorHAnsi" w:hAnsiTheme="minorHAnsi" w:cstheme="minorHAnsi"/>
          <w:szCs w:val="22"/>
        </w:rPr>
        <w:t xml:space="preserve">en heures </w:t>
      </w:r>
      <w:r w:rsidRPr="001D18F4">
        <w:rPr>
          <w:rFonts w:asciiTheme="minorHAnsi" w:hAnsiTheme="minorHAnsi" w:cstheme="minorHAnsi"/>
          <w:szCs w:val="22"/>
        </w:rPr>
        <w:t xml:space="preserve">tel que défini dans la CCN, soit une réduction d’une heure par jour </w:t>
      </w:r>
      <w:r w:rsidR="0045077E">
        <w:rPr>
          <w:rFonts w:asciiTheme="minorHAnsi" w:hAnsiTheme="minorHAnsi" w:cstheme="minorHAnsi"/>
          <w:szCs w:val="22"/>
        </w:rPr>
        <w:t xml:space="preserve">avec </w:t>
      </w:r>
      <w:r w:rsidRPr="001D18F4">
        <w:rPr>
          <w:rFonts w:asciiTheme="minorHAnsi" w:hAnsiTheme="minorHAnsi" w:cstheme="minorHAnsi"/>
          <w:szCs w:val="22"/>
        </w:rPr>
        <w:t>possibilité de report</w:t>
      </w:r>
      <w:r w:rsidR="001B0CF2">
        <w:rPr>
          <w:rFonts w:asciiTheme="minorHAnsi" w:hAnsiTheme="minorHAnsi" w:cstheme="minorHAnsi"/>
          <w:szCs w:val="22"/>
        </w:rPr>
        <w:t>. Cette modalité sera privilégiée en particulier dans les services administratifs.</w:t>
      </w:r>
      <w:r w:rsidR="00E35B6A">
        <w:rPr>
          <w:rFonts w:asciiTheme="minorHAnsi" w:hAnsiTheme="minorHAnsi" w:cstheme="minorHAnsi"/>
          <w:szCs w:val="22"/>
        </w:rPr>
        <w:t xml:space="preserve"> Le chef de service </w:t>
      </w:r>
      <w:r w:rsidR="00623D71">
        <w:rPr>
          <w:rFonts w:asciiTheme="minorHAnsi" w:hAnsiTheme="minorHAnsi" w:cstheme="minorHAnsi"/>
          <w:szCs w:val="22"/>
        </w:rPr>
        <w:t xml:space="preserve">portera une attention particulière à </w:t>
      </w:r>
      <w:r w:rsidR="00E35B6A">
        <w:rPr>
          <w:rFonts w:asciiTheme="minorHAnsi" w:hAnsiTheme="minorHAnsi" w:cstheme="minorHAnsi"/>
          <w:szCs w:val="22"/>
        </w:rPr>
        <w:t>la charge de travail de la femme enceinte.</w:t>
      </w:r>
    </w:p>
    <w:p w14:paraId="10B6D3A2" w14:textId="77777777" w:rsidR="00FD577A" w:rsidRPr="001D18F4" w:rsidRDefault="00FD577A" w:rsidP="009C12DD">
      <w:pPr>
        <w:pStyle w:val="Paragraphedeliste"/>
        <w:numPr>
          <w:ilvl w:val="0"/>
          <w:numId w:val="4"/>
        </w:numPr>
        <w:ind w:right="-2"/>
        <w:rPr>
          <w:rFonts w:asciiTheme="minorHAnsi" w:hAnsiTheme="minorHAnsi" w:cstheme="minorHAnsi"/>
          <w:szCs w:val="22"/>
        </w:rPr>
      </w:pPr>
      <w:r w:rsidRPr="001D18F4">
        <w:rPr>
          <w:rFonts w:asciiTheme="minorHAnsi" w:hAnsiTheme="minorHAnsi" w:cstheme="minorHAnsi"/>
          <w:szCs w:val="22"/>
        </w:rPr>
        <w:t>Les heures de grossesse pourront être cumulées pour permettre la prise en journée complète</w:t>
      </w:r>
      <w:r w:rsidR="00BA1668" w:rsidRPr="001D18F4">
        <w:rPr>
          <w:rFonts w:asciiTheme="minorHAnsi" w:hAnsiTheme="minorHAnsi" w:cstheme="minorHAnsi"/>
          <w:szCs w:val="22"/>
        </w:rPr>
        <w:t>,</w:t>
      </w:r>
      <w:r w:rsidRPr="001D18F4">
        <w:rPr>
          <w:rFonts w:asciiTheme="minorHAnsi" w:hAnsiTheme="minorHAnsi" w:cstheme="minorHAnsi"/>
          <w:szCs w:val="22"/>
        </w:rPr>
        <w:t xml:space="preserve"> sur des heures acquises. Ces journées seront planifiées avec le responsable de service</w:t>
      </w:r>
      <w:r w:rsidR="001B0CF2">
        <w:rPr>
          <w:rFonts w:asciiTheme="minorHAnsi" w:hAnsiTheme="minorHAnsi" w:cstheme="minorHAnsi"/>
          <w:szCs w:val="22"/>
        </w:rPr>
        <w:t>. Cette modalité sera celle privilégiée dans les secteurs qui ne peuvent pas attribuer les heures quotidiennes de grossesse.</w:t>
      </w:r>
    </w:p>
    <w:p w14:paraId="50E1982F" w14:textId="77777777" w:rsidR="00FD577A" w:rsidRPr="001D18F4" w:rsidRDefault="00FD577A" w:rsidP="009C12DD">
      <w:pPr>
        <w:pStyle w:val="Paragraphedeliste"/>
        <w:numPr>
          <w:ilvl w:val="0"/>
          <w:numId w:val="4"/>
        </w:numPr>
        <w:ind w:right="-2"/>
        <w:rPr>
          <w:rFonts w:asciiTheme="minorHAnsi" w:hAnsiTheme="minorHAnsi" w:cstheme="minorHAnsi"/>
          <w:szCs w:val="22"/>
        </w:rPr>
      </w:pPr>
      <w:r w:rsidRPr="001D18F4">
        <w:rPr>
          <w:rFonts w:asciiTheme="minorHAnsi" w:hAnsiTheme="minorHAnsi" w:cstheme="minorHAnsi"/>
          <w:szCs w:val="22"/>
        </w:rPr>
        <w:lastRenderedPageBreak/>
        <w:t xml:space="preserve">Les heures de grossesse pourront être </w:t>
      </w:r>
      <w:r w:rsidR="00BA1668" w:rsidRPr="001D18F4">
        <w:rPr>
          <w:rFonts w:asciiTheme="minorHAnsi" w:hAnsiTheme="minorHAnsi" w:cstheme="minorHAnsi"/>
          <w:szCs w:val="22"/>
        </w:rPr>
        <w:t>prises de manière anticipée</w:t>
      </w:r>
      <w:r w:rsidRPr="001D18F4">
        <w:rPr>
          <w:rFonts w:asciiTheme="minorHAnsi" w:hAnsiTheme="minorHAnsi" w:cstheme="minorHAnsi"/>
          <w:szCs w:val="22"/>
        </w:rPr>
        <w:t xml:space="preserve"> </w:t>
      </w:r>
      <w:r w:rsidR="00BA1668" w:rsidRPr="001D18F4">
        <w:rPr>
          <w:rFonts w:asciiTheme="minorHAnsi" w:hAnsiTheme="minorHAnsi" w:cstheme="minorHAnsi"/>
          <w:szCs w:val="22"/>
        </w:rPr>
        <w:t>sur des journées complètes selon une planification établie avec le responsable de service, dans la limite des heures acquises sur la période.</w:t>
      </w:r>
      <w:r w:rsidR="001B0CF2">
        <w:rPr>
          <w:rFonts w:asciiTheme="minorHAnsi" w:hAnsiTheme="minorHAnsi" w:cstheme="minorHAnsi"/>
          <w:szCs w:val="22"/>
        </w:rPr>
        <w:t xml:space="preserve"> Cette modalité sera proposée dans les services de soins et feront l’objet d’une note de gestion fixant les conditions et</w:t>
      </w:r>
      <w:r w:rsidR="006F30A6">
        <w:rPr>
          <w:rFonts w:asciiTheme="minorHAnsi" w:hAnsiTheme="minorHAnsi" w:cstheme="minorHAnsi"/>
          <w:szCs w:val="22"/>
        </w:rPr>
        <w:t xml:space="preserve"> les</w:t>
      </w:r>
      <w:r w:rsidR="001B0CF2">
        <w:rPr>
          <w:rFonts w:asciiTheme="minorHAnsi" w:hAnsiTheme="minorHAnsi" w:cstheme="minorHAnsi"/>
          <w:szCs w:val="22"/>
        </w:rPr>
        <w:t xml:space="preserve"> modalités pratiques.</w:t>
      </w:r>
    </w:p>
    <w:p w14:paraId="799834F6" w14:textId="77777777" w:rsidR="00FC5241" w:rsidRDefault="00FC5241" w:rsidP="006F30A6">
      <w:pPr>
        <w:spacing w:before="120"/>
        <w:ind w:right="-2"/>
        <w:rPr>
          <w:rFonts w:asciiTheme="minorHAnsi" w:hAnsiTheme="minorHAnsi" w:cstheme="minorHAnsi"/>
          <w:szCs w:val="22"/>
        </w:rPr>
      </w:pPr>
      <w:r>
        <w:rPr>
          <w:rFonts w:asciiTheme="minorHAnsi" w:hAnsiTheme="minorHAnsi" w:cstheme="minorHAnsi"/>
          <w:szCs w:val="22"/>
        </w:rPr>
        <w:t xml:space="preserve">Les heures de grossesses prises sur la journée de travail le seront de manière privilégiée en début ou en fin de poste. </w:t>
      </w:r>
    </w:p>
    <w:p w14:paraId="5F34C52A" w14:textId="77777777" w:rsidR="00BA1668" w:rsidRDefault="00BA1668" w:rsidP="006F30A6">
      <w:pPr>
        <w:spacing w:before="120"/>
        <w:ind w:right="-2"/>
        <w:rPr>
          <w:rFonts w:asciiTheme="minorHAnsi" w:hAnsiTheme="minorHAnsi" w:cstheme="minorHAnsi"/>
          <w:szCs w:val="22"/>
        </w:rPr>
      </w:pPr>
      <w:r w:rsidRPr="001D18F4">
        <w:rPr>
          <w:rFonts w:asciiTheme="minorHAnsi" w:hAnsiTheme="minorHAnsi" w:cstheme="minorHAnsi"/>
          <w:szCs w:val="22"/>
        </w:rPr>
        <w:t xml:space="preserve">La salariée </w:t>
      </w:r>
      <w:r w:rsidR="00C8362C">
        <w:rPr>
          <w:rFonts w:asciiTheme="minorHAnsi" w:hAnsiTheme="minorHAnsi" w:cstheme="minorHAnsi"/>
          <w:szCs w:val="22"/>
        </w:rPr>
        <w:t xml:space="preserve">décidera de </w:t>
      </w:r>
      <w:r w:rsidRPr="001D18F4">
        <w:rPr>
          <w:rFonts w:asciiTheme="minorHAnsi" w:hAnsiTheme="minorHAnsi" w:cstheme="minorHAnsi"/>
          <w:szCs w:val="22"/>
        </w:rPr>
        <w:t>la modalité qu’elle souhaite appliqu</w:t>
      </w:r>
      <w:r w:rsidR="00C8362C">
        <w:rPr>
          <w:rFonts w:asciiTheme="minorHAnsi" w:hAnsiTheme="minorHAnsi" w:cstheme="minorHAnsi"/>
          <w:szCs w:val="22"/>
        </w:rPr>
        <w:t>er</w:t>
      </w:r>
      <w:r w:rsidRPr="001D18F4">
        <w:rPr>
          <w:rFonts w:asciiTheme="minorHAnsi" w:hAnsiTheme="minorHAnsi" w:cstheme="minorHAnsi"/>
          <w:szCs w:val="22"/>
        </w:rPr>
        <w:t xml:space="preserve"> sur sa période de grossesse</w:t>
      </w:r>
      <w:r w:rsidR="00C8362C">
        <w:rPr>
          <w:rFonts w:asciiTheme="minorHAnsi" w:hAnsiTheme="minorHAnsi" w:cstheme="minorHAnsi"/>
          <w:szCs w:val="22"/>
        </w:rPr>
        <w:t xml:space="preserve"> et en informera son supérieur hiérarchique</w:t>
      </w:r>
      <w:r w:rsidRPr="001D18F4">
        <w:rPr>
          <w:rFonts w:asciiTheme="minorHAnsi" w:hAnsiTheme="minorHAnsi" w:cstheme="minorHAnsi"/>
          <w:szCs w:val="22"/>
        </w:rPr>
        <w:t xml:space="preserve">, </w:t>
      </w:r>
      <w:r w:rsidR="00C8362C">
        <w:rPr>
          <w:rFonts w:asciiTheme="minorHAnsi" w:hAnsiTheme="minorHAnsi" w:cstheme="minorHAnsi"/>
          <w:szCs w:val="22"/>
        </w:rPr>
        <w:t>l</w:t>
      </w:r>
      <w:r w:rsidRPr="001D18F4">
        <w:rPr>
          <w:rFonts w:asciiTheme="minorHAnsi" w:hAnsiTheme="minorHAnsi" w:cstheme="minorHAnsi"/>
          <w:szCs w:val="22"/>
        </w:rPr>
        <w:t xml:space="preserve">e choix </w:t>
      </w:r>
      <w:r w:rsidR="00C8362C">
        <w:rPr>
          <w:rFonts w:asciiTheme="minorHAnsi" w:hAnsiTheme="minorHAnsi" w:cstheme="minorHAnsi"/>
          <w:szCs w:val="22"/>
        </w:rPr>
        <w:t xml:space="preserve">validé </w:t>
      </w:r>
      <w:r w:rsidR="001D18F4">
        <w:rPr>
          <w:rFonts w:asciiTheme="minorHAnsi" w:hAnsiTheme="minorHAnsi" w:cstheme="minorHAnsi"/>
          <w:szCs w:val="22"/>
        </w:rPr>
        <w:t xml:space="preserve">est </w:t>
      </w:r>
      <w:r w:rsidRPr="001D18F4">
        <w:rPr>
          <w:rFonts w:asciiTheme="minorHAnsi" w:hAnsiTheme="minorHAnsi" w:cstheme="minorHAnsi"/>
          <w:szCs w:val="22"/>
        </w:rPr>
        <w:t>définitif.</w:t>
      </w:r>
      <w:r>
        <w:rPr>
          <w:rFonts w:asciiTheme="minorHAnsi" w:hAnsiTheme="minorHAnsi" w:cstheme="minorHAnsi"/>
          <w:szCs w:val="22"/>
        </w:rPr>
        <w:t xml:space="preserve"> Il ne sera pas possible de modifier la modalité de prise des heures de grossesse en cours de période.</w:t>
      </w:r>
    </w:p>
    <w:p w14:paraId="067CC995" w14:textId="77777777" w:rsidR="00C8362C" w:rsidRPr="001D18F4" w:rsidRDefault="00C8362C" w:rsidP="006F30A6">
      <w:pPr>
        <w:spacing w:before="120"/>
        <w:ind w:right="-2"/>
        <w:rPr>
          <w:rFonts w:asciiTheme="minorHAnsi" w:hAnsiTheme="minorHAnsi" w:cstheme="minorHAnsi"/>
          <w:szCs w:val="22"/>
        </w:rPr>
      </w:pPr>
      <w:r>
        <w:rPr>
          <w:rFonts w:asciiTheme="minorHAnsi" w:hAnsiTheme="minorHAnsi" w:cstheme="minorHAnsi"/>
          <w:szCs w:val="22"/>
        </w:rPr>
        <w:t>Les règles de gestion de chaque modalité seront précisées par une note RH et adressée aux salarié</w:t>
      </w:r>
      <w:r w:rsidR="00C70740">
        <w:rPr>
          <w:rFonts w:asciiTheme="minorHAnsi" w:hAnsiTheme="minorHAnsi" w:cstheme="minorHAnsi"/>
          <w:szCs w:val="22"/>
        </w:rPr>
        <w:t>e</w:t>
      </w:r>
      <w:r>
        <w:rPr>
          <w:rFonts w:asciiTheme="minorHAnsi" w:hAnsiTheme="minorHAnsi" w:cstheme="minorHAnsi"/>
          <w:szCs w:val="22"/>
        </w:rPr>
        <w:t>s concerné</w:t>
      </w:r>
      <w:r w:rsidR="00C70740">
        <w:rPr>
          <w:rFonts w:asciiTheme="minorHAnsi" w:hAnsiTheme="minorHAnsi" w:cstheme="minorHAnsi"/>
          <w:szCs w:val="22"/>
        </w:rPr>
        <w:t>e</w:t>
      </w:r>
      <w:r>
        <w:rPr>
          <w:rFonts w:asciiTheme="minorHAnsi" w:hAnsiTheme="minorHAnsi" w:cstheme="minorHAnsi"/>
          <w:szCs w:val="22"/>
        </w:rPr>
        <w:t>s.</w:t>
      </w:r>
    </w:p>
    <w:p w14:paraId="7C4E0D20" w14:textId="77777777" w:rsidR="0066370F" w:rsidRDefault="0066370F" w:rsidP="00025DE2">
      <w:pPr>
        <w:ind w:right="-2"/>
        <w:rPr>
          <w:rFonts w:asciiTheme="minorHAnsi" w:hAnsiTheme="minorHAnsi" w:cstheme="minorHAnsi"/>
          <w:b/>
          <w:i/>
          <w:szCs w:val="22"/>
        </w:rPr>
      </w:pPr>
    </w:p>
    <w:p w14:paraId="595A8713" w14:textId="77777777" w:rsidR="007A56D2" w:rsidRDefault="007A56D2" w:rsidP="00025DE2">
      <w:pPr>
        <w:spacing w:after="120"/>
        <w:ind w:right="-2"/>
        <w:rPr>
          <w:rFonts w:asciiTheme="minorHAnsi" w:hAnsiTheme="minorHAnsi" w:cstheme="minorHAnsi"/>
          <w:b/>
          <w:i/>
          <w:szCs w:val="22"/>
        </w:rPr>
      </w:pPr>
      <w:r w:rsidRPr="003C622D">
        <w:rPr>
          <w:rFonts w:asciiTheme="minorHAnsi" w:hAnsiTheme="minorHAnsi" w:cstheme="minorHAnsi"/>
          <w:b/>
          <w:i/>
          <w:szCs w:val="22"/>
        </w:rPr>
        <w:t>Objectif :</w:t>
      </w:r>
    </w:p>
    <w:p w14:paraId="00FCC6E3" w14:textId="77777777" w:rsidR="007A56D2" w:rsidRPr="006A469A" w:rsidRDefault="007A56D2" w:rsidP="007A56D2">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 xml:space="preserve">Améliorer les conditions de travail des femmes enceintes en favorisant la prise des heures de grossesse </w:t>
      </w:r>
      <w:r w:rsidR="00E54600">
        <w:rPr>
          <w:rFonts w:asciiTheme="minorHAnsi" w:hAnsiTheme="minorHAnsi" w:cstheme="minorHAnsi"/>
          <w:b/>
          <w:szCs w:val="22"/>
        </w:rPr>
        <w:t>et ainsi réduire les arrêts maladie avant maternité</w:t>
      </w:r>
    </w:p>
    <w:p w14:paraId="7C66A3EA" w14:textId="77777777" w:rsidR="007A56D2" w:rsidRDefault="007A56D2" w:rsidP="007A56D2">
      <w:pPr>
        <w:ind w:right="-2"/>
        <w:rPr>
          <w:rFonts w:asciiTheme="minorHAnsi" w:hAnsiTheme="minorHAnsi" w:cstheme="minorHAnsi"/>
          <w:szCs w:val="22"/>
          <w:u w:val="single"/>
        </w:rPr>
      </w:pPr>
    </w:p>
    <w:p w14:paraId="08AB43B8" w14:textId="77777777" w:rsidR="007A56D2" w:rsidRPr="00760051" w:rsidRDefault="007A56D2" w:rsidP="007A56D2">
      <w:pPr>
        <w:spacing w:after="120"/>
        <w:ind w:right="-2"/>
        <w:rPr>
          <w:rFonts w:asciiTheme="minorHAnsi" w:hAnsiTheme="minorHAnsi" w:cstheme="minorHAnsi"/>
          <w:b/>
          <w:i/>
          <w:szCs w:val="22"/>
        </w:rPr>
      </w:pPr>
      <w:r w:rsidRPr="00760051">
        <w:rPr>
          <w:rFonts w:asciiTheme="minorHAnsi" w:hAnsiTheme="minorHAnsi" w:cstheme="minorHAnsi"/>
          <w:b/>
          <w:i/>
          <w:szCs w:val="22"/>
        </w:rPr>
        <w:t>Indicateurs :</w:t>
      </w:r>
    </w:p>
    <w:p w14:paraId="2D51A4AA" w14:textId="77777777" w:rsidR="007A56D2" w:rsidRPr="006F30A6" w:rsidRDefault="007A56D2" w:rsidP="006F30A6">
      <w:pPr>
        <w:ind w:right="-2"/>
        <w:contextualSpacing/>
        <w:rPr>
          <w:rFonts w:asciiTheme="minorHAnsi" w:hAnsiTheme="minorHAnsi" w:cstheme="minorHAnsi"/>
          <w:color w:val="C54C00"/>
          <w:szCs w:val="22"/>
        </w:rPr>
      </w:pPr>
      <w:r w:rsidRPr="006F30A6">
        <w:rPr>
          <w:rFonts w:asciiTheme="minorHAnsi" w:hAnsiTheme="minorHAnsi" w:cstheme="minorHAnsi"/>
          <w:color w:val="C54C00"/>
          <w:szCs w:val="22"/>
        </w:rPr>
        <w:t xml:space="preserve">Nombre d’heures </w:t>
      </w:r>
      <w:r w:rsidR="00996E68" w:rsidRPr="006F30A6">
        <w:rPr>
          <w:rFonts w:asciiTheme="minorHAnsi" w:hAnsiTheme="minorHAnsi" w:cstheme="minorHAnsi"/>
          <w:color w:val="C54C00"/>
          <w:szCs w:val="22"/>
        </w:rPr>
        <w:t>de grossesse utilisées sur l’année et le volume d’heures d’arrêt maladie avant maternité.</w:t>
      </w:r>
    </w:p>
    <w:p w14:paraId="3026D7CA" w14:textId="77777777" w:rsidR="007A56D2" w:rsidRPr="006F30A6" w:rsidRDefault="002B2353" w:rsidP="006F30A6">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6F30A6">
        <w:rPr>
          <w:rFonts w:asciiTheme="minorHAnsi" w:hAnsiTheme="minorHAnsi" w:cstheme="minorHAnsi"/>
          <w:b/>
          <w:sz w:val="24"/>
          <w:szCs w:val="24"/>
        </w:rPr>
        <w:t xml:space="preserve">.2 </w:t>
      </w:r>
      <w:r w:rsidR="007A56D2" w:rsidRPr="006F30A6">
        <w:rPr>
          <w:rFonts w:asciiTheme="minorHAnsi" w:hAnsiTheme="minorHAnsi" w:cstheme="minorHAnsi"/>
          <w:b/>
          <w:sz w:val="24"/>
          <w:szCs w:val="24"/>
        </w:rPr>
        <w:t>Allaitement</w:t>
      </w:r>
    </w:p>
    <w:p w14:paraId="5D31258A" w14:textId="77777777" w:rsidR="006F30A6" w:rsidRDefault="006F30A6" w:rsidP="006F30A6">
      <w:pPr>
        <w:ind w:right="-2"/>
        <w:rPr>
          <w:rFonts w:asciiTheme="minorHAnsi" w:hAnsiTheme="minorHAnsi" w:cstheme="minorHAnsi"/>
          <w:b/>
          <w:i/>
          <w:szCs w:val="22"/>
        </w:rPr>
      </w:pPr>
    </w:p>
    <w:p w14:paraId="417A1213" w14:textId="77777777" w:rsidR="007A56D2" w:rsidRPr="007A56D2" w:rsidRDefault="007A56D2" w:rsidP="007A56D2">
      <w:pPr>
        <w:spacing w:after="120"/>
        <w:ind w:right="-2"/>
        <w:rPr>
          <w:rFonts w:asciiTheme="minorHAnsi" w:hAnsiTheme="minorHAnsi" w:cstheme="minorHAnsi"/>
          <w:b/>
          <w:i/>
          <w:szCs w:val="22"/>
        </w:rPr>
      </w:pPr>
      <w:r w:rsidRPr="007A56D2">
        <w:rPr>
          <w:rFonts w:asciiTheme="minorHAnsi" w:hAnsiTheme="minorHAnsi" w:cstheme="minorHAnsi"/>
          <w:b/>
          <w:i/>
          <w:szCs w:val="22"/>
        </w:rPr>
        <w:t>Engagement :</w:t>
      </w:r>
    </w:p>
    <w:p w14:paraId="03142ECF" w14:textId="77777777" w:rsidR="00640BD2" w:rsidRDefault="00640BD2" w:rsidP="00705BD5">
      <w:pPr>
        <w:ind w:right="-2"/>
        <w:rPr>
          <w:rFonts w:asciiTheme="minorHAnsi" w:hAnsiTheme="minorHAnsi" w:cstheme="minorHAnsi"/>
          <w:szCs w:val="22"/>
        </w:rPr>
      </w:pPr>
      <w:r w:rsidRPr="00640BD2">
        <w:rPr>
          <w:rFonts w:asciiTheme="minorHAnsi" w:hAnsiTheme="minorHAnsi" w:cstheme="minorHAnsi"/>
          <w:szCs w:val="22"/>
        </w:rPr>
        <w:t>L’ICO s’engage à mettre à disposition un lieu adapté pour les femmes qui souhaitent allaiter.</w:t>
      </w:r>
    </w:p>
    <w:p w14:paraId="38546EC0" w14:textId="77777777" w:rsidR="00545EF2" w:rsidRDefault="001B0CF2" w:rsidP="00705BD5">
      <w:pPr>
        <w:ind w:right="-2"/>
        <w:rPr>
          <w:rFonts w:asciiTheme="minorHAnsi" w:hAnsiTheme="minorHAnsi" w:cstheme="minorHAnsi"/>
          <w:szCs w:val="22"/>
        </w:rPr>
      </w:pPr>
      <w:r>
        <w:rPr>
          <w:rFonts w:asciiTheme="minorHAnsi" w:hAnsiTheme="minorHAnsi" w:cstheme="minorHAnsi"/>
          <w:szCs w:val="22"/>
        </w:rPr>
        <w:t>Une communication sera faite auprès des femmes déclarant une grossesse.</w:t>
      </w:r>
    </w:p>
    <w:p w14:paraId="1A299465" w14:textId="77777777" w:rsidR="00E35B6A" w:rsidRDefault="00E35B6A" w:rsidP="007A56D2">
      <w:pPr>
        <w:spacing w:before="120" w:after="120"/>
        <w:ind w:right="-2"/>
        <w:rPr>
          <w:rFonts w:asciiTheme="minorHAnsi" w:hAnsiTheme="minorHAnsi" w:cstheme="minorHAnsi"/>
          <w:szCs w:val="22"/>
        </w:rPr>
      </w:pPr>
      <w:r>
        <w:rPr>
          <w:rFonts w:asciiTheme="minorHAnsi" w:hAnsiTheme="minorHAnsi" w:cstheme="minorHAnsi"/>
          <w:szCs w:val="22"/>
        </w:rPr>
        <w:t>Le responsable de service organisera l’absence au poste de travail durant la durée d’allaitement prévue.</w:t>
      </w:r>
    </w:p>
    <w:p w14:paraId="482EAC99" w14:textId="77777777" w:rsidR="00640BD2" w:rsidRDefault="00640BD2" w:rsidP="00996E68">
      <w:pPr>
        <w:ind w:right="-2"/>
        <w:rPr>
          <w:rFonts w:asciiTheme="minorHAnsi" w:hAnsiTheme="minorHAnsi" w:cstheme="minorHAnsi"/>
          <w:b/>
          <w:i/>
          <w:szCs w:val="22"/>
        </w:rPr>
      </w:pPr>
    </w:p>
    <w:p w14:paraId="41A0557B" w14:textId="77777777" w:rsidR="007A56D2" w:rsidRDefault="007A56D2" w:rsidP="00996E68">
      <w:pPr>
        <w:spacing w:after="120"/>
        <w:ind w:right="-2"/>
        <w:rPr>
          <w:rFonts w:asciiTheme="minorHAnsi" w:hAnsiTheme="minorHAnsi" w:cstheme="minorHAnsi"/>
          <w:b/>
          <w:i/>
          <w:szCs w:val="22"/>
        </w:rPr>
      </w:pPr>
      <w:r w:rsidRPr="003C622D">
        <w:rPr>
          <w:rFonts w:asciiTheme="minorHAnsi" w:hAnsiTheme="minorHAnsi" w:cstheme="minorHAnsi"/>
          <w:b/>
          <w:i/>
          <w:szCs w:val="22"/>
        </w:rPr>
        <w:t>Objectif :</w:t>
      </w:r>
    </w:p>
    <w:p w14:paraId="3EFC18BD" w14:textId="77777777" w:rsidR="007A56D2" w:rsidRPr="006A469A" w:rsidRDefault="007A56D2" w:rsidP="007A56D2">
      <w:pPr>
        <w:pBdr>
          <w:top w:val="single" w:sz="4" w:space="1" w:color="auto"/>
          <w:left w:val="single" w:sz="4" w:space="4" w:color="auto"/>
          <w:bottom w:val="single" w:sz="4" w:space="1" w:color="auto"/>
          <w:right w:val="single" w:sz="4" w:space="4" w:color="auto"/>
        </w:pBdr>
        <w:jc w:val="center"/>
        <w:rPr>
          <w:rFonts w:asciiTheme="minorHAnsi" w:hAnsiTheme="minorHAnsi" w:cstheme="minorHAnsi"/>
          <w:b/>
          <w:szCs w:val="22"/>
        </w:rPr>
      </w:pPr>
      <w:r>
        <w:rPr>
          <w:rFonts w:asciiTheme="minorHAnsi" w:hAnsiTheme="minorHAnsi" w:cstheme="minorHAnsi"/>
          <w:b/>
          <w:szCs w:val="22"/>
        </w:rPr>
        <w:t xml:space="preserve">Améliorer les conditions de travail des femmes </w:t>
      </w:r>
      <w:r w:rsidR="00F02DDF">
        <w:rPr>
          <w:rFonts w:asciiTheme="minorHAnsi" w:hAnsiTheme="minorHAnsi" w:cstheme="minorHAnsi"/>
          <w:b/>
          <w:szCs w:val="22"/>
        </w:rPr>
        <w:t xml:space="preserve">souhaitant allaiter </w:t>
      </w:r>
    </w:p>
    <w:p w14:paraId="684DE852" w14:textId="77777777" w:rsidR="00B35089" w:rsidRPr="00705BD5" w:rsidRDefault="002B2353" w:rsidP="00705BD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705BD5">
        <w:rPr>
          <w:rFonts w:asciiTheme="minorHAnsi" w:hAnsiTheme="minorHAnsi" w:cstheme="minorHAnsi"/>
          <w:b/>
          <w:sz w:val="24"/>
          <w:szCs w:val="24"/>
        </w:rPr>
        <w:t xml:space="preserve">.3 </w:t>
      </w:r>
      <w:r w:rsidR="00247CF6" w:rsidRPr="00705BD5">
        <w:rPr>
          <w:rFonts w:asciiTheme="minorHAnsi" w:hAnsiTheme="minorHAnsi" w:cstheme="minorHAnsi"/>
          <w:b/>
          <w:sz w:val="24"/>
          <w:szCs w:val="24"/>
        </w:rPr>
        <w:t>Egalité d’accès au temps partiel</w:t>
      </w:r>
    </w:p>
    <w:p w14:paraId="0FD66D94" w14:textId="77777777" w:rsidR="00705BD5" w:rsidRDefault="00705BD5" w:rsidP="00705BD5">
      <w:pPr>
        <w:ind w:right="-2"/>
        <w:rPr>
          <w:rFonts w:asciiTheme="minorHAnsi" w:hAnsiTheme="minorHAnsi" w:cstheme="minorHAnsi"/>
          <w:b/>
          <w:i/>
          <w:szCs w:val="22"/>
        </w:rPr>
      </w:pPr>
    </w:p>
    <w:p w14:paraId="30368DCD" w14:textId="77777777" w:rsidR="00B35089" w:rsidRPr="007A56D2" w:rsidRDefault="00B35089" w:rsidP="00B35089">
      <w:pPr>
        <w:spacing w:after="120"/>
        <w:ind w:right="-2"/>
        <w:rPr>
          <w:rFonts w:asciiTheme="minorHAnsi" w:hAnsiTheme="minorHAnsi" w:cstheme="minorHAnsi"/>
          <w:b/>
          <w:i/>
          <w:szCs w:val="22"/>
        </w:rPr>
      </w:pPr>
      <w:r w:rsidRPr="007A56D2">
        <w:rPr>
          <w:rFonts w:asciiTheme="minorHAnsi" w:hAnsiTheme="minorHAnsi" w:cstheme="minorHAnsi"/>
          <w:b/>
          <w:i/>
          <w:szCs w:val="22"/>
        </w:rPr>
        <w:t>Engagement :</w:t>
      </w:r>
    </w:p>
    <w:p w14:paraId="37EAAC71" w14:textId="77777777" w:rsidR="00B35089" w:rsidRPr="00640BD2" w:rsidRDefault="00B35089" w:rsidP="00B35089">
      <w:pPr>
        <w:spacing w:before="120" w:after="120"/>
        <w:ind w:right="-2"/>
        <w:rPr>
          <w:rFonts w:asciiTheme="minorHAnsi" w:hAnsiTheme="minorHAnsi" w:cstheme="minorHAnsi"/>
          <w:szCs w:val="22"/>
        </w:rPr>
      </w:pPr>
      <w:r w:rsidRPr="00640BD2">
        <w:rPr>
          <w:rFonts w:asciiTheme="minorHAnsi" w:hAnsiTheme="minorHAnsi" w:cstheme="minorHAnsi"/>
          <w:szCs w:val="22"/>
        </w:rPr>
        <w:t xml:space="preserve">L’ICO s’engage à </w:t>
      </w:r>
      <w:r>
        <w:rPr>
          <w:rFonts w:asciiTheme="minorHAnsi" w:hAnsiTheme="minorHAnsi" w:cstheme="minorHAnsi"/>
          <w:szCs w:val="22"/>
        </w:rPr>
        <w:t>permettre une égalité d’accès au temps partiel entre les hommes et les femmes</w:t>
      </w:r>
      <w:r w:rsidR="00247CF6">
        <w:rPr>
          <w:rFonts w:asciiTheme="minorHAnsi" w:hAnsiTheme="minorHAnsi" w:cstheme="minorHAnsi"/>
          <w:szCs w:val="22"/>
        </w:rPr>
        <w:t xml:space="preserve"> lorsque l’activité le permet</w:t>
      </w:r>
      <w:r w:rsidRPr="00640BD2">
        <w:rPr>
          <w:rFonts w:asciiTheme="minorHAnsi" w:hAnsiTheme="minorHAnsi" w:cstheme="minorHAnsi"/>
          <w:szCs w:val="22"/>
        </w:rPr>
        <w:t>.</w:t>
      </w:r>
    </w:p>
    <w:p w14:paraId="40E64304" w14:textId="77777777" w:rsidR="00B35089" w:rsidRDefault="00B35089" w:rsidP="00B35089">
      <w:pPr>
        <w:ind w:right="-2"/>
        <w:rPr>
          <w:rFonts w:asciiTheme="minorHAnsi" w:hAnsiTheme="minorHAnsi" w:cstheme="minorHAnsi"/>
          <w:b/>
          <w:i/>
          <w:szCs w:val="22"/>
        </w:rPr>
      </w:pPr>
    </w:p>
    <w:p w14:paraId="5CA5D3BB" w14:textId="77777777" w:rsidR="00B35089" w:rsidRPr="00B35089" w:rsidRDefault="00B35089" w:rsidP="00B35089">
      <w:pPr>
        <w:spacing w:after="120"/>
        <w:ind w:right="-2"/>
        <w:rPr>
          <w:rFonts w:asciiTheme="minorHAnsi" w:hAnsiTheme="minorHAnsi" w:cstheme="minorHAnsi"/>
          <w:b/>
          <w:szCs w:val="22"/>
        </w:rPr>
      </w:pPr>
      <w:r w:rsidRPr="00B35089">
        <w:rPr>
          <w:rFonts w:asciiTheme="minorHAnsi" w:hAnsiTheme="minorHAnsi" w:cstheme="minorHAnsi"/>
          <w:b/>
          <w:szCs w:val="22"/>
        </w:rPr>
        <w:t>Objectif :</w:t>
      </w:r>
    </w:p>
    <w:p w14:paraId="60B8A09F" w14:textId="77777777" w:rsidR="00705BD5" w:rsidRDefault="00FF1A59" w:rsidP="009831E4">
      <w:pPr>
        <w:pStyle w:val="Paragraphedeliste"/>
        <w:pBdr>
          <w:top w:val="single" w:sz="4" w:space="1" w:color="auto"/>
          <w:left w:val="single" w:sz="4" w:space="4" w:color="auto"/>
          <w:bottom w:val="single" w:sz="4" w:space="1" w:color="auto"/>
          <w:right w:val="single" w:sz="4" w:space="4" w:color="auto"/>
        </w:pBdr>
        <w:ind w:left="0" w:right="-144"/>
        <w:contextualSpacing/>
        <w:jc w:val="center"/>
        <w:rPr>
          <w:rFonts w:asciiTheme="minorHAnsi" w:hAnsiTheme="minorHAnsi" w:cstheme="minorHAnsi"/>
          <w:b/>
          <w:szCs w:val="22"/>
        </w:rPr>
      </w:pPr>
      <w:r>
        <w:rPr>
          <w:rFonts w:asciiTheme="minorHAnsi" w:hAnsiTheme="minorHAnsi" w:cstheme="minorHAnsi"/>
          <w:b/>
          <w:szCs w:val="22"/>
        </w:rPr>
        <w:t>Aucune iné</w:t>
      </w:r>
      <w:r w:rsidR="00DB4E1F">
        <w:rPr>
          <w:rFonts w:asciiTheme="minorHAnsi" w:hAnsiTheme="minorHAnsi" w:cstheme="minorHAnsi"/>
          <w:b/>
          <w:szCs w:val="22"/>
        </w:rPr>
        <w:t>galité d’accès au temps partiel entre les femmes et les hommes</w:t>
      </w:r>
      <w:r>
        <w:rPr>
          <w:rFonts w:asciiTheme="minorHAnsi" w:hAnsiTheme="minorHAnsi" w:cstheme="minorHAnsi"/>
          <w:b/>
          <w:szCs w:val="22"/>
        </w:rPr>
        <w:t xml:space="preserve"> </w:t>
      </w:r>
    </w:p>
    <w:p w14:paraId="25F6DEFC" w14:textId="77777777" w:rsidR="00B35089" w:rsidRPr="0054179D" w:rsidRDefault="00FF1A59" w:rsidP="00705BD5">
      <w:pPr>
        <w:pStyle w:val="Paragraphedeliste"/>
        <w:pBdr>
          <w:top w:val="single" w:sz="4" w:space="1" w:color="auto"/>
          <w:left w:val="single" w:sz="4" w:space="4" w:color="auto"/>
          <w:bottom w:val="single" w:sz="4" w:space="1" w:color="auto"/>
          <w:right w:val="single" w:sz="4" w:space="4" w:color="auto"/>
        </w:pBdr>
        <w:ind w:left="0" w:right="-144"/>
        <w:contextualSpacing/>
        <w:jc w:val="center"/>
        <w:rPr>
          <w:rFonts w:asciiTheme="minorHAnsi" w:hAnsiTheme="minorHAnsi" w:cstheme="minorHAnsi"/>
          <w:szCs w:val="22"/>
        </w:rPr>
      </w:pPr>
      <w:proofErr w:type="gramStart"/>
      <w:r>
        <w:rPr>
          <w:rFonts w:asciiTheme="minorHAnsi" w:hAnsiTheme="minorHAnsi" w:cstheme="minorHAnsi"/>
          <w:b/>
          <w:szCs w:val="22"/>
        </w:rPr>
        <w:t>ne</w:t>
      </w:r>
      <w:proofErr w:type="gramEnd"/>
      <w:r>
        <w:rPr>
          <w:rFonts w:asciiTheme="minorHAnsi" w:hAnsiTheme="minorHAnsi" w:cstheme="minorHAnsi"/>
          <w:b/>
          <w:szCs w:val="22"/>
        </w:rPr>
        <w:t xml:space="preserve"> doit être constatée</w:t>
      </w:r>
    </w:p>
    <w:p w14:paraId="0AD5409E" w14:textId="77777777" w:rsidR="00B35089" w:rsidRDefault="00B35089" w:rsidP="00DE5113">
      <w:pPr>
        <w:pStyle w:val="Paragraphedeliste"/>
        <w:ind w:left="0" w:right="-2"/>
        <w:rPr>
          <w:rFonts w:asciiTheme="minorHAnsi" w:hAnsiTheme="minorHAnsi" w:cstheme="minorHAnsi"/>
          <w:szCs w:val="22"/>
        </w:rPr>
      </w:pPr>
    </w:p>
    <w:p w14:paraId="321CA36C" w14:textId="77777777" w:rsidR="00DB4E1F" w:rsidRPr="00760051" w:rsidRDefault="00DB4E1F" w:rsidP="00DB4E1F">
      <w:pPr>
        <w:spacing w:after="120"/>
        <w:ind w:right="-2"/>
        <w:rPr>
          <w:rFonts w:asciiTheme="minorHAnsi" w:hAnsiTheme="minorHAnsi" w:cstheme="minorHAnsi"/>
          <w:b/>
          <w:i/>
          <w:szCs w:val="22"/>
        </w:rPr>
      </w:pPr>
      <w:r w:rsidRPr="00DB4E1F">
        <w:rPr>
          <w:rFonts w:asciiTheme="minorHAnsi" w:hAnsiTheme="minorHAnsi" w:cstheme="minorHAnsi"/>
          <w:b/>
          <w:i/>
          <w:szCs w:val="22"/>
        </w:rPr>
        <w:t>Indicateurs :</w:t>
      </w:r>
    </w:p>
    <w:p w14:paraId="0FB63EA7" w14:textId="77777777" w:rsidR="00DB4E1F" w:rsidRDefault="00DB4E1F" w:rsidP="009C12DD">
      <w:pPr>
        <w:pStyle w:val="Paragraphedeliste"/>
        <w:numPr>
          <w:ilvl w:val="0"/>
          <w:numId w:val="11"/>
        </w:numPr>
        <w:ind w:right="-2"/>
        <w:contextualSpacing/>
        <w:rPr>
          <w:rFonts w:asciiTheme="minorHAnsi" w:hAnsiTheme="minorHAnsi" w:cstheme="minorHAnsi"/>
          <w:color w:val="C54C00"/>
          <w:szCs w:val="22"/>
        </w:rPr>
      </w:pPr>
      <w:r w:rsidRPr="007A56D2">
        <w:rPr>
          <w:rFonts w:asciiTheme="minorHAnsi" w:hAnsiTheme="minorHAnsi" w:cstheme="minorHAnsi"/>
          <w:color w:val="C54C00"/>
          <w:szCs w:val="22"/>
        </w:rPr>
        <w:lastRenderedPageBreak/>
        <w:t xml:space="preserve">Nombre </w:t>
      </w:r>
      <w:r>
        <w:rPr>
          <w:rFonts w:asciiTheme="minorHAnsi" w:hAnsiTheme="minorHAnsi" w:cstheme="minorHAnsi"/>
          <w:color w:val="C54C00"/>
          <w:szCs w:val="22"/>
        </w:rPr>
        <w:t>de femmes et hommes à temps partiel par catégorie sur 3 ans</w:t>
      </w:r>
    </w:p>
    <w:p w14:paraId="5D8E4D08" w14:textId="77777777" w:rsidR="00DB4E1F" w:rsidRPr="007A56D2" w:rsidRDefault="00DB4E1F" w:rsidP="009C12DD">
      <w:pPr>
        <w:pStyle w:val="Paragraphedeliste"/>
        <w:numPr>
          <w:ilvl w:val="0"/>
          <w:numId w:val="11"/>
        </w:numPr>
        <w:ind w:right="-2"/>
        <w:contextualSpacing/>
        <w:rPr>
          <w:rFonts w:asciiTheme="minorHAnsi" w:hAnsiTheme="minorHAnsi" w:cstheme="minorHAnsi"/>
          <w:color w:val="C54C00"/>
          <w:szCs w:val="22"/>
        </w:rPr>
      </w:pPr>
      <w:r>
        <w:rPr>
          <w:rFonts w:asciiTheme="minorHAnsi" w:hAnsiTheme="minorHAnsi" w:cstheme="minorHAnsi"/>
          <w:color w:val="C54C00"/>
          <w:szCs w:val="22"/>
        </w:rPr>
        <w:t xml:space="preserve">Nombre de demandes </w:t>
      </w:r>
      <w:r w:rsidR="0066370F">
        <w:rPr>
          <w:rFonts w:asciiTheme="minorHAnsi" w:hAnsiTheme="minorHAnsi" w:cstheme="minorHAnsi"/>
          <w:color w:val="C54C00"/>
          <w:szCs w:val="22"/>
        </w:rPr>
        <w:t xml:space="preserve">d’augmentation de temps de travail </w:t>
      </w:r>
      <w:r>
        <w:rPr>
          <w:rFonts w:asciiTheme="minorHAnsi" w:hAnsiTheme="minorHAnsi" w:cstheme="minorHAnsi"/>
          <w:color w:val="C54C00"/>
          <w:szCs w:val="22"/>
        </w:rPr>
        <w:t>par sexe et nombre de demandes acceptées</w:t>
      </w:r>
    </w:p>
    <w:p w14:paraId="372E06DF" w14:textId="77777777" w:rsidR="00705BD5" w:rsidRDefault="00705BD5" w:rsidP="00705BD5">
      <w:pPr>
        <w:pStyle w:val="Paragraphedeliste"/>
        <w:ind w:left="0" w:right="-2"/>
        <w:rPr>
          <w:rFonts w:asciiTheme="minorHAnsi" w:hAnsiTheme="minorHAnsi" w:cstheme="minorHAnsi"/>
          <w:szCs w:val="22"/>
        </w:rPr>
      </w:pPr>
    </w:p>
    <w:p w14:paraId="3139ADC0" w14:textId="34DF4856" w:rsidR="00712BC6" w:rsidRPr="00705BD5" w:rsidRDefault="00712BC6" w:rsidP="00712BC6">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7.4 Congé de parentalité</w:t>
      </w:r>
    </w:p>
    <w:p w14:paraId="0CCB76F2" w14:textId="77777777" w:rsidR="00712BC6" w:rsidRDefault="00712BC6" w:rsidP="00712BC6">
      <w:pPr>
        <w:ind w:right="-2"/>
        <w:rPr>
          <w:rFonts w:asciiTheme="minorHAnsi" w:hAnsiTheme="minorHAnsi" w:cstheme="minorHAnsi"/>
          <w:b/>
          <w:i/>
          <w:szCs w:val="22"/>
        </w:rPr>
      </w:pPr>
    </w:p>
    <w:p w14:paraId="320BC207" w14:textId="77777777" w:rsidR="00712BC6" w:rsidRDefault="00712BC6" w:rsidP="00712BC6">
      <w:pPr>
        <w:rPr>
          <w:rFonts w:asciiTheme="minorHAnsi" w:hAnsiTheme="minorHAnsi" w:cstheme="minorHAnsi"/>
        </w:rPr>
      </w:pPr>
      <w:r>
        <w:rPr>
          <w:rFonts w:asciiTheme="minorHAnsi" w:hAnsiTheme="minorHAnsi" w:cstheme="minorHAnsi"/>
        </w:rPr>
        <w:t>En cas d’arrivée d’enfant(s) au sein d’un couple homoparental, dont aucun des partenaires ne peut bénéficier du congé maternité, il sera accordé un congé de parentalité de 25 jours calendaires au salarié en CDI.</w:t>
      </w:r>
    </w:p>
    <w:p w14:paraId="081F5286" w14:textId="77777777" w:rsidR="00712BC6" w:rsidRDefault="00712BC6" w:rsidP="00712BC6">
      <w:pPr>
        <w:rPr>
          <w:rFonts w:asciiTheme="minorHAnsi" w:hAnsiTheme="minorHAnsi" w:cstheme="minorHAnsi"/>
        </w:rPr>
      </w:pPr>
    </w:p>
    <w:p w14:paraId="34AD9933" w14:textId="77777777" w:rsidR="00712BC6" w:rsidRDefault="00712BC6" w:rsidP="00712BC6">
      <w:pPr>
        <w:rPr>
          <w:rFonts w:asciiTheme="minorHAnsi" w:hAnsiTheme="minorHAnsi" w:cstheme="minorHAnsi"/>
        </w:rPr>
      </w:pPr>
      <w:r>
        <w:rPr>
          <w:rFonts w:asciiTheme="minorHAnsi" w:hAnsiTheme="minorHAnsi" w:cstheme="minorHAnsi"/>
        </w:rPr>
        <w:t xml:space="preserve">Si les 2 membres du couple sont salariés de l’ICO, ce congé n’est accordé qu’à l’un d’eux. </w:t>
      </w:r>
    </w:p>
    <w:p w14:paraId="02DB0E0D" w14:textId="77777777" w:rsidR="00712BC6" w:rsidRDefault="00712BC6" w:rsidP="00712BC6">
      <w:pPr>
        <w:rPr>
          <w:rFonts w:asciiTheme="minorHAnsi" w:hAnsiTheme="minorHAnsi" w:cstheme="minorHAnsi"/>
        </w:rPr>
      </w:pPr>
    </w:p>
    <w:p w14:paraId="28B6B801" w14:textId="77777777" w:rsidR="00712BC6" w:rsidRDefault="00712BC6" w:rsidP="00712BC6">
      <w:pPr>
        <w:rPr>
          <w:rFonts w:asciiTheme="minorHAnsi" w:hAnsiTheme="minorHAnsi" w:cstheme="minorHAnsi"/>
        </w:rPr>
      </w:pPr>
      <w:r>
        <w:rPr>
          <w:rFonts w:asciiTheme="minorHAnsi" w:hAnsiTheme="minorHAnsi" w:cstheme="minorHAnsi"/>
        </w:rPr>
        <w:t>Le salaire sera maintenu pendant ce congé de parentalité.</w:t>
      </w:r>
    </w:p>
    <w:p w14:paraId="04BDC973" w14:textId="77777777" w:rsidR="00712BC6" w:rsidRDefault="00712BC6" w:rsidP="00712BC6">
      <w:pPr>
        <w:rPr>
          <w:rFonts w:asciiTheme="minorHAnsi" w:hAnsiTheme="minorHAnsi" w:cstheme="minorHAnsi"/>
        </w:rPr>
      </w:pPr>
    </w:p>
    <w:p w14:paraId="7FE5E50A" w14:textId="77777777" w:rsidR="00712BC6" w:rsidRDefault="00712BC6" w:rsidP="00712BC6">
      <w:pPr>
        <w:rPr>
          <w:rFonts w:asciiTheme="minorHAnsi" w:hAnsiTheme="minorHAnsi" w:cstheme="minorHAnsi"/>
        </w:rPr>
      </w:pPr>
      <w:r>
        <w:rPr>
          <w:rFonts w:asciiTheme="minorHAnsi" w:hAnsiTheme="minorHAnsi" w:cstheme="minorHAnsi"/>
        </w:rPr>
        <w:t>Le salarié informera par écrit l’employeur un mois avant la prise du congé de son souhait (avec les justificatifs). Il sera accepté dès lors que l’organisation du service aura été calée.</w:t>
      </w:r>
    </w:p>
    <w:p w14:paraId="3190AD8A" w14:textId="77777777" w:rsidR="00712BC6" w:rsidRDefault="00712BC6" w:rsidP="00712BC6">
      <w:pPr>
        <w:rPr>
          <w:rFonts w:asciiTheme="minorHAnsi" w:hAnsiTheme="minorHAnsi" w:cstheme="minorHAnsi"/>
        </w:rPr>
      </w:pPr>
    </w:p>
    <w:p w14:paraId="165E592F" w14:textId="77777777" w:rsidR="00712BC6" w:rsidRDefault="00712BC6" w:rsidP="00712BC6">
      <w:pPr>
        <w:rPr>
          <w:rFonts w:asciiTheme="minorHAnsi" w:hAnsiTheme="minorHAnsi" w:cstheme="minorHAnsi"/>
        </w:rPr>
      </w:pPr>
      <w:r>
        <w:rPr>
          <w:rFonts w:asciiTheme="minorHAnsi" w:hAnsiTheme="minorHAnsi" w:cstheme="minorHAnsi"/>
        </w:rPr>
        <w:t>Le congé devra être pris dans les 6 mois suivant l’arrivée de l’enfant dans le couple.</w:t>
      </w:r>
    </w:p>
    <w:p w14:paraId="3C900F94" w14:textId="77777777" w:rsidR="00712BC6" w:rsidRDefault="00712BC6" w:rsidP="00712BC6">
      <w:pPr>
        <w:rPr>
          <w:rFonts w:asciiTheme="minorHAnsi" w:hAnsiTheme="minorHAnsi" w:cstheme="minorHAnsi"/>
        </w:rPr>
      </w:pPr>
    </w:p>
    <w:p w14:paraId="7DB280BF" w14:textId="77777777" w:rsidR="00712BC6" w:rsidRDefault="00712BC6" w:rsidP="00712BC6">
      <w:pPr>
        <w:rPr>
          <w:rFonts w:asciiTheme="minorHAnsi" w:hAnsiTheme="minorHAnsi" w:cstheme="minorHAnsi"/>
        </w:rPr>
      </w:pPr>
      <w:r>
        <w:rPr>
          <w:rFonts w:asciiTheme="minorHAnsi" w:hAnsiTheme="minorHAnsi" w:cstheme="minorHAnsi"/>
        </w:rPr>
        <w:t>Ce congé n’impacte pas les calculs de l’ancienneté ou autre lié à l’absentéisme.</w:t>
      </w:r>
    </w:p>
    <w:p w14:paraId="44021360" w14:textId="77777777" w:rsidR="00712BC6" w:rsidRDefault="00712BC6" w:rsidP="00712BC6">
      <w:pPr>
        <w:rPr>
          <w:rFonts w:asciiTheme="minorHAnsi" w:hAnsiTheme="minorHAnsi" w:cstheme="minorHAnsi"/>
        </w:rPr>
      </w:pPr>
    </w:p>
    <w:tbl>
      <w:tblPr>
        <w:tblW w:w="9204" w:type="dxa"/>
        <w:tblCellMar>
          <w:left w:w="0" w:type="dxa"/>
          <w:right w:w="0" w:type="dxa"/>
        </w:tblCellMar>
        <w:tblLook w:val="0420" w:firstRow="1" w:lastRow="0" w:firstColumn="0" w:lastColumn="0" w:noHBand="0" w:noVBand="1"/>
      </w:tblPr>
      <w:tblGrid>
        <w:gridCol w:w="1550"/>
        <w:gridCol w:w="1842"/>
        <w:gridCol w:w="2835"/>
        <w:gridCol w:w="2977"/>
      </w:tblGrid>
      <w:tr w:rsidR="00712BC6" w:rsidRPr="00067726" w14:paraId="2EBCB8D5" w14:textId="77777777" w:rsidTr="00BF40DB">
        <w:trPr>
          <w:trHeight w:val="873"/>
        </w:trPr>
        <w:tc>
          <w:tcPr>
            <w:tcW w:w="3392" w:type="dxa"/>
            <w:gridSpan w:val="2"/>
            <w:tcBorders>
              <w:top w:val="single" w:sz="8" w:space="0" w:color="FFFFFF"/>
              <w:left w:val="single" w:sz="8" w:space="0" w:color="FFFFFF"/>
              <w:bottom w:val="single" w:sz="24" w:space="0" w:color="FFFFFF"/>
              <w:right w:val="single" w:sz="8" w:space="0" w:color="FFFFFF"/>
            </w:tcBorders>
            <w:shd w:val="clear" w:color="auto" w:fill="E84C22"/>
            <w:tcMar>
              <w:top w:w="72" w:type="dxa"/>
              <w:left w:w="144" w:type="dxa"/>
              <w:bottom w:w="72" w:type="dxa"/>
              <w:right w:w="144" w:type="dxa"/>
            </w:tcMar>
            <w:hideMark/>
          </w:tcPr>
          <w:p w14:paraId="1EAE2A9C" w14:textId="77777777" w:rsidR="00712BC6" w:rsidRPr="00067726" w:rsidRDefault="00712BC6" w:rsidP="00BF40DB">
            <w:pPr>
              <w:rPr>
                <w:rFonts w:asciiTheme="minorHAnsi" w:hAnsiTheme="minorHAnsi" w:cstheme="minorHAnsi"/>
              </w:rPr>
            </w:pPr>
            <w:r w:rsidRPr="00067726">
              <w:rPr>
                <w:rFonts w:asciiTheme="minorHAnsi" w:hAnsiTheme="minorHAnsi" w:cstheme="minorHAnsi"/>
                <w:b/>
                <w:bCs/>
              </w:rPr>
              <w:t>Couple homoparental</w:t>
            </w:r>
          </w:p>
        </w:tc>
        <w:tc>
          <w:tcPr>
            <w:tcW w:w="2835" w:type="dxa"/>
            <w:tcBorders>
              <w:top w:val="single" w:sz="8" w:space="0" w:color="FFFFFF"/>
              <w:left w:val="single" w:sz="8" w:space="0" w:color="FFFFFF"/>
              <w:bottom w:val="single" w:sz="24" w:space="0" w:color="FFFFFF"/>
              <w:right w:val="single" w:sz="8" w:space="0" w:color="FFFFFF"/>
            </w:tcBorders>
            <w:shd w:val="clear" w:color="auto" w:fill="E84C22"/>
            <w:tcMar>
              <w:top w:w="72" w:type="dxa"/>
              <w:left w:w="144" w:type="dxa"/>
              <w:bottom w:w="72" w:type="dxa"/>
              <w:right w:w="144" w:type="dxa"/>
            </w:tcMar>
            <w:hideMark/>
          </w:tcPr>
          <w:p w14:paraId="1AA56942" w14:textId="77777777" w:rsidR="00712BC6" w:rsidRPr="00067726" w:rsidRDefault="00712BC6" w:rsidP="00BF40DB">
            <w:pPr>
              <w:rPr>
                <w:rFonts w:asciiTheme="minorHAnsi" w:hAnsiTheme="minorHAnsi" w:cstheme="minorHAnsi"/>
              </w:rPr>
            </w:pPr>
            <w:r w:rsidRPr="00067726">
              <w:rPr>
                <w:rFonts w:asciiTheme="minorHAnsi" w:hAnsiTheme="minorHAnsi" w:cstheme="minorHAnsi"/>
                <w:b/>
                <w:bCs/>
              </w:rPr>
              <w:t>Droits légaux</w:t>
            </w:r>
          </w:p>
        </w:tc>
        <w:tc>
          <w:tcPr>
            <w:tcW w:w="2977" w:type="dxa"/>
            <w:tcBorders>
              <w:top w:val="single" w:sz="8" w:space="0" w:color="FFFFFF"/>
              <w:left w:val="single" w:sz="8" w:space="0" w:color="FFFFFF"/>
              <w:bottom w:val="single" w:sz="24" w:space="0" w:color="FFFFFF"/>
              <w:right w:val="single" w:sz="8" w:space="0" w:color="FFFFFF"/>
            </w:tcBorders>
            <w:shd w:val="clear" w:color="auto" w:fill="E84C22"/>
            <w:tcMar>
              <w:top w:w="72" w:type="dxa"/>
              <w:left w:w="144" w:type="dxa"/>
              <w:bottom w:w="72" w:type="dxa"/>
              <w:right w:w="144" w:type="dxa"/>
            </w:tcMar>
            <w:hideMark/>
          </w:tcPr>
          <w:p w14:paraId="56C3C07F" w14:textId="77777777" w:rsidR="00712BC6" w:rsidRPr="00067726" w:rsidRDefault="00712BC6" w:rsidP="00BF40DB">
            <w:pPr>
              <w:rPr>
                <w:rFonts w:asciiTheme="minorHAnsi" w:hAnsiTheme="minorHAnsi" w:cstheme="minorHAnsi"/>
              </w:rPr>
            </w:pPr>
            <w:r w:rsidRPr="00067726">
              <w:rPr>
                <w:rFonts w:asciiTheme="minorHAnsi" w:hAnsiTheme="minorHAnsi" w:cstheme="minorHAnsi"/>
                <w:b/>
                <w:bCs/>
              </w:rPr>
              <w:t>Droits ICO</w:t>
            </w:r>
          </w:p>
        </w:tc>
      </w:tr>
      <w:tr w:rsidR="00712BC6" w:rsidRPr="00067726" w14:paraId="7CB337E9" w14:textId="77777777" w:rsidTr="00BF40DB">
        <w:trPr>
          <w:trHeight w:val="429"/>
        </w:trPr>
        <w:tc>
          <w:tcPr>
            <w:tcW w:w="1550" w:type="dxa"/>
            <w:vMerge w:val="restart"/>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190B7E0D"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1</w:t>
            </w:r>
            <w:r w:rsidRPr="00067726">
              <w:rPr>
                <w:rFonts w:asciiTheme="minorHAnsi" w:hAnsiTheme="minorHAnsi" w:cstheme="minorHAnsi"/>
                <w:vertAlign w:val="superscript"/>
              </w:rPr>
              <w:t>ère</w:t>
            </w:r>
            <w:r w:rsidRPr="00067726">
              <w:rPr>
                <w:rFonts w:asciiTheme="minorHAnsi" w:hAnsiTheme="minorHAnsi" w:cstheme="minorHAnsi"/>
              </w:rPr>
              <w:t xml:space="preserve"> situation</w:t>
            </w:r>
          </w:p>
        </w:tc>
        <w:tc>
          <w:tcPr>
            <w:tcW w:w="1842" w:type="dxa"/>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68EF74D0"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Parent biologique</w:t>
            </w:r>
          </w:p>
        </w:tc>
        <w:tc>
          <w:tcPr>
            <w:tcW w:w="2835" w:type="dxa"/>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45614354"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Congé paternité 25 jours calendaires</w:t>
            </w:r>
          </w:p>
        </w:tc>
        <w:tc>
          <w:tcPr>
            <w:tcW w:w="2977" w:type="dxa"/>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3F60B958"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 xml:space="preserve">Congé </w:t>
            </w:r>
            <w:r>
              <w:rPr>
                <w:rFonts w:asciiTheme="minorHAnsi" w:hAnsiTheme="minorHAnsi" w:cstheme="minorHAnsi"/>
              </w:rPr>
              <w:t>de parentalité</w:t>
            </w:r>
            <w:r w:rsidRPr="00067726">
              <w:rPr>
                <w:rFonts w:asciiTheme="minorHAnsi" w:hAnsiTheme="minorHAnsi" w:cstheme="minorHAnsi"/>
              </w:rPr>
              <w:t xml:space="preserve"> 25 jours</w:t>
            </w:r>
          </w:p>
        </w:tc>
      </w:tr>
      <w:tr w:rsidR="00712BC6" w:rsidRPr="00067726" w14:paraId="366A2BF4" w14:textId="77777777" w:rsidTr="00BF40DB">
        <w:trPr>
          <w:trHeight w:val="395"/>
        </w:trPr>
        <w:tc>
          <w:tcPr>
            <w:tcW w:w="1550" w:type="dxa"/>
            <w:vMerge/>
            <w:tcBorders>
              <w:top w:val="single" w:sz="24" w:space="0" w:color="FFFFFF"/>
              <w:left w:val="single" w:sz="8" w:space="0" w:color="FFFFFF"/>
              <w:bottom w:val="single" w:sz="8" w:space="0" w:color="FFFFFF"/>
              <w:right w:val="single" w:sz="8" w:space="0" w:color="FFFFFF"/>
            </w:tcBorders>
            <w:vAlign w:val="center"/>
            <w:hideMark/>
          </w:tcPr>
          <w:p w14:paraId="0274E8C6" w14:textId="77777777" w:rsidR="00712BC6" w:rsidRPr="00067726" w:rsidRDefault="00712BC6" w:rsidP="00BF40DB">
            <w:pPr>
              <w:rPr>
                <w:rFonts w:asciiTheme="minorHAnsi" w:hAnsiTheme="minorHAnsi" w:cstheme="minorHAnsi"/>
              </w:rPr>
            </w:pPr>
          </w:p>
        </w:tc>
        <w:tc>
          <w:tcPr>
            <w:tcW w:w="1842"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5A12A29C"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Parent social</w:t>
            </w:r>
          </w:p>
        </w:tc>
        <w:tc>
          <w:tcPr>
            <w:tcW w:w="2835"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17F51ABC" w14:textId="77777777" w:rsidR="00712BC6" w:rsidRPr="00067726" w:rsidRDefault="00712BC6" w:rsidP="00BF40DB">
            <w:pPr>
              <w:rPr>
                <w:rFonts w:asciiTheme="minorHAnsi" w:hAnsiTheme="minorHAnsi" w:cstheme="minorHAnsi"/>
              </w:rPr>
            </w:pPr>
            <w:r>
              <w:rPr>
                <w:rFonts w:asciiTheme="minorHAnsi" w:hAnsiTheme="minorHAnsi" w:cstheme="minorHAnsi"/>
              </w:rPr>
              <w:t>Néant</w:t>
            </w:r>
          </w:p>
        </w:tc>
        <w:tc>
          <w:tcPr>
            <w:tcW w:w="2977"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310F6388"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 xml:space="preserve">Congé </w:t>
            </w:r>
            <w:r>
              <w:rPr>
                <w:rFonts w:asciiTheme="minorHAnsi" w:hAnsiTheme="minorHAnsi" w:cstheme="minorHAnsi"/>
              </w:rPr>
              <w:t>de parentalité</w:t>
            </w:r>
            <w:r w:rsidRPr="00067726">
              <w:rPr>
                <w:rFonts w:asciiTheme="minorHAnsi" w:hAnsiTheme="minorHAnsi" w:cstheme="minorHAnsi"/>
              </w:rPr>
              <w:t xml:space="preserve"> 25 jours</w:t>
            </w:r>
          </w:p>
        </w:tc>
      </w:tr>
      <w:tr w:rsidR="00712BC6" w:rsidRPr="00067726" w14:paraId="1ED6C931" w14:textId="77777777" w:rsidTr="00BF40DB">
        <w:trPr>
          <w:trHeight w:val="587"/>
        </w:trPr>
        <w:tc>
          <w:tcPr>
            <w:tcW w:w="1550" w:type="dxa"/>
            <w:vMerge w:val="restart"/>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2224F76D"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2</w:t>
            </w:r>
            <w:r w:rsidRPr="00067726">
              <w:rPr>
                <w:rFonts w:asciiTheme="minorHAnsi" w:hAnsiTheme="minorHAnsi" w:cstheme="minorHAnsi"/>
                <w:vertAlign w:val="superscript"/>
              </w:rPr>
              <w:t>ème</w:t>
            </w:r>
            <w:r w:rsidRPr="00067726">
              <w:rPr>
                <w:rFonts w:asciiTheme="minorHAnsi" w:hAnsiTheme="minorHAnsi" w:cstheme="minorHAnsi"/>
              </w:rPr>
              <w:t xml:space="preserve"> situation</w:t>
            </w:r>
          </w:p>
        </w:tc>
        <w:tc>
          <w:tcPr>
            <w:tcW w:w="1842" w:type="dxa"/>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7F34C485"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Parent biologique</w:t>
            </w:r>
          </w:p>
        </w:tc>
        <w:tc>
          <w:tcPr>
            <w:tcW w:w="2835" w:type="dxa"/>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26641DCD"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Congé maternité 16 semaines</w:t>
            </w:r>
          </w:p>
        </w:tc>
        <w:tc>
          <w:tcPr>
            <w:tcW w:w="2977" w:type="dxa"/>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69D80222"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Néant</w:t>
            </w:r>
          </w:p>
        </w:tc>
      </w:tr>
      <w:tr w:rsidR="00712BC6" w:rsidRPr="00067726" w14:paraId="7D727F28" w14:textId="77777777" w:rsidTr="00BF40DB">
        <w:trPr>
          <w:trHeight w:val="544"/>
        </w:trPr>
        <w:tc>
          <w:tcPr>
            <w:tcW w:w="1550" w:type="dxa"/>
            <w:vMerge/>
            <w:tcBorders>
              <w:top w:val="single" w:sz="8" w:space="0" w:color="FFFFFF"/>
              <w:left w:val="single" w:sz="8" w:space="0" w:color="FFFFFF"/>
              <w:bottom w:val="single" w:sz="8" w:space="0" w:color="FFFFFF"/>
              <w:right w:val="single" w:sz="8" w:space="0" w:color="FFFFFF"/>
            </w:tcBorders>
            <w:vAlign w:val="center"/>
            <w:hideMark/>
          </w:tcPr>
          <w:p w14:paraId="30F1136D" w14:textId="77777777" w:rsidR="00712BC6" w:rsidRPr="00067726" w:rsidRDefault="00712BC6" w:rsidP="00BF40DB">
            <w:pPr>
              <w:rPr>
                <w:rFonts w:asciiTheme="minorHAnsi" w:hAnsiTheme="minorHAnsi" w:cstheme="minorHAnsi"/>
              </w:rPr>
            </w:pPr>
          </w:p>
        </w:tc>
        <w:tc>
          <w:tcPr>
            <w:tcW w:w="1842"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2B830009"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 xml:space="preserve">Parent social </w:t>
            </w:r>
          </w:p>
        </w:tc>
        <w:tc>
          <w:tcPr>
            <w:tcW w:w="2835"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5BA51F07" w14:textId="77777777" w:rsidR="00712BC6" w:rsidRPr="00067726" w:rsidRDefault="00712BC6" w:rsidP="00BF40DB">
            <w:pPr>
              <w:rPr>
                <w:rFonts w:asciiTheme="minorHAnsi" w:hAnsiTheme="minorHAnsi" w:cstheme="minorHAnsi"/>
              </w:rPr>
            </w:pPr>
            <w:r w:rsidRPr="00067726">
              <w:rPr>
                <w:rFonts w:asciiTheme="minorHAnsi" w:hAnsiTheme="minorHAnsi" w:cstheme="minorHAnsi"/>
              </w:rPr>
              <w:t xml:space="preserve">Congé </w:t>
            </w:r>
            <w:r>
              <w:rPr>
                <w:rFonts w:asciiTheme="minorHAnsi" w:hAnsiTheme="minorHAnsi" w:cstheme="minorHAnsi"/>
              </w:rPr>
              <w:t>d’accueil</w:t>
            </w:r>
            <w:r w:rsidRPr="00067726">
              <w:rPr>
                <w:rFonts w:asciiTheme="minorHAnsi" w:hAnsiTheme="minorHAnsi" w:cstheme="minorHAnsi"/>
              </w:rPr>
              <w:t xml:space="preserve"> 25 jours</w:t>
            </w:r>
          </w:p>
        </w:tc>
        <w:tc>
          <w:tcPr>
            <w:tcW w:w="2977"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68A42D80" w14:textId="77777777" w:rsidR="00712BC6" w:rsidRPr="00067726" w:rsidRDefault="00712BC6" w:rsidP="00BF40DB">
            <w:pPr>
              <w:rPr>
                <w:rFonts w:asciiTheme="minorHAnsi" w:hAnsiTheme="minorHAnsi" w:cstheme="minorHAnsi"/>
              </w:rPr>
            </w:pPr>
            <w:r>
              <w:rPr>
                <w:rFonts w:asciiTheme="minorHAnsi" w:hAnsiTheme="minorHAnsi" w:cstheme="minorHAnsi"/>
              </w:rPr>
              <w:t>Néant</w:t>
            </w:r>
          </w:p>
        </w:tc>
      </w:tr>
    </w:tbl>
    <w:p w14:paraId="2C8524CF" w14:textId="77777777" w:rsidR="00712BC6" w:rsidRDefault="00712BC6" w:rsidP="00712BC6">
      <w:pPr>
        <w:rPr>
          <w:rFonts w:asciiTheme="minorHAnsi" w:hAnsiTheme="minorHAnsi" w:cstheme="minorHAnsi"/>
        </w:rPr>
      </w:pPr>
    </w:p>
    <w:p w14:paraId="1B038AFE" w14:textId="77777777" w:rsidR="00712BC6" w:rsidRDefault="00712BC6" w:rsidP="00712BC6">
      <w:pPr>
        <w:ind w:right="-2"/>
        <w:rPr>
          <w:rFonts w:asciiTheme="minorHAnsi" w:hAnsiTheme="minorHAnsi" w:cstheme="minorHAnsi"/>
          <w:b/>
          <w:i/>
          <w:szCs w:val="22"/>
        </w:rPr>
      </w:pPr>
    </w:p>
    <w:p w14:paraId="027052E4" w14:textId="7BDFDD21" w:rsidR="00145C87" w:rsidRPr="00760051" w:rsidRDefault="00145C87" w:rsidP="00145C87">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8 – </w:t>
      </w:r>
      <w:r w:rsidRPr="00760051">
        <w:rPr>
          <w:rFonts w:asciiTheme="minorHAnsi" w:eastAsia="MS Mincho" w:hAnsiTheme="minorHAnsi" w:cstheme="minorHAnsi"/>
          <w:b/>
          <w:bCs/>
          <w:color w:val="FFFFFF" w:themeColor="background1"/>
          <w:szCs w:val="22"/>
        </w:rPr>
        <w:t>L</w:t>
      </w:r>
      <w:r>
        <w:rPr>
          <w:rFonts w:asciiTheme="minorHAnsi" w:eastAsia="MS Mincho" w:hAnsiTheme="minorHAnsi" w:cstheme="minorHAnsi"/>
          <w:b/>
          <w:bCs/>
          <w:color w:val="FFFFFF" w:themeColor="background1"/>
          <w:szCs w:val="22"/>
        </w:rPr>
        <w:t>A PARTICIPATION A LA LUTTE CONTRE LE</w:t>
      </w:r>
      <w:r w:rsidRPr="00760051">
        <w:rPr>
          <w:rFonts w:asciiTheme="minorHAnsi" w:eastAsia="MS Mincho" w:hAnsiTheme="minorHAnsi" w:cstheme="minorHAnsi"/>
          <w:b/>
          <w:bCs/>
          <w:color w:val="FFFFFF" w:themeColor="background1"/>
          <w:szCs w:val="22"/>
        </w:rPr>
        <w:t xml:space="preserve">S </w:t>
      </w:r>
      <w:r>
        <w:rPr>
          <w:rFonts w:asciiTheme="minorHAnsi" w:eastAsia="MS Mincho" w:hAnsiTheme="minorHAnsi" w:cstheme="minorHAnsi"/>
          <w:b/>
          <w:bCs/>
          <w:color w:val="FFFFFF" w:themeColor="background1"/>
          <w:szCs w:val="22"/>
        </w:rPr>
        <w:t>VIOLENCES DOMESTIQUES</w:t>
      </w:r>
    </w:p>
    <w:p w14:paraId="7BCA601E" w14:textId="29E0D435" w:rsidR="002B2353" w:rsidRDefault="002B2353" w:rsidP="00705BD5">
      <w:pPr>
        <w:pStyle w:val="Paragraphedeliste"/>
        <w:ind w:left="0" w:right="-2"/>
        <w:rPr>
          <w:rFonts w:asciiTheme="minorHAnsi" w:hAnsiTheme="minorHAnsi" w:cstheme="minorHAnsi"/>
          <w:szCs w:val="22"/>
        </w:rPr>
      </w:pPr>
    </w:p>
    <w:p w14:paraId="4E7916B8" w14:textId="7E7217ED" w:rsidR="00145C87" w:rsidRPr="006F30A6" w:rsidRDefault="00145C87" w:rsidP="00145C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8.1 Repérer les violences domestiques</w:t>
      </w:r>
    </w:p>
    <w:p w14:paraId="1DD64733" w14:textId="3A364273" w:rsidR="002B2353" w:rsidDel="00A8648F" w:rsidRDefault="00A8648F" w:rsidP="00705BD5">
      <w:pPr>
        <w:pStyle w:val="Paragraphedeliste"/>
        <w:ind w:left="0" w:right="-2"/>
        <w:rPr>
          <w:del w:id="0" w:author="Le Bouedec Herve" w:date="2026-04-08T17:35:00Z" w16du:dateUtc="2026-04-08T15:35:00Z"/>
          <w:rFonts w:asciiTheme="minorHAnsi" w:hAnsiTheme="minorHAnsi" w:cstheme="minorHAnsi"/>
          <w:szCs w:val="22"/>
        </w:rPr>
      </w:pPr>
      <w:ins w:id="1" w:author="Le Bouedec Herve" w:date="2026-04-15T16:49:00Z" w16du:dateUtc="2026-04-15T14:49:00Z">
        <w:r>
          <w:rPr>
            <w:rFonts w:asciiTheme="minorHAnsi" w:hAnsiTheme="minorHAnsi" w:cstheme="minorHAnsi"/>
            <w:szCs w:val="22"/>
          </w:rPr>
          <w:t>8.1</w:t>
        </w:r>
      </w:ins>
      <w:ins w:id="2" w:author="Le Bouedec Herve" w:date="2026-04-15T16:50:00Z" w16du:dateUtc="2026-04-15T14:50:00Z">
        <w:r>
          <w:rPr>
            <w:rFonts w:asciiTheme="minorHAnsi" w:hAnsiTheme="minorHAnsi" w:cstheme="minorHAnsi"/>
            <w:szCs w:val="22"/>
          </w:rPr>
          <w:t>.</w:t>
        </w:r>
      </w:ins>
      <w:ins w:id="3" w:author="Le Bouedec Herve" w:date="2026-04-15T16:49:00Z" w16du:dateUtc="2026-04-15T14:49:00Z">
        <w:r>
          <w:rPr>
            <w:rFonts w:asciiTheme="minorHAnsi" w:hAnsiTheme="minorHAnsi" w:cstheme="minorHAnsi"/>
            <w:szCs w:val="22"/>
          </w:rPr>
          <w:t xml:space="preserve">1- </w:t>
        </w:r>
      </w:ins>
      <w:ins w:id="4" w:author="Le Bouedec Herve" w:date="2026-04-15T16:45:00Z" w16du:dateUtc="2026-04-15T14:45:00Z">
        <w:r>
          <w:rPr>
            <w:rFonts w:asciiTheme="minorHAnsi" w:hAnsiTheme="minorHAnsi" w:cstheme="minorHAnsi"/>
            <w:szCs w:val="22"/>
          </w:rPr>
          <w:t xml:space="preserve">Référents violences domestiques : </w:t>
        </w:r>
      </w:ins>
    </w:p>
    <w:p w14:paraId="42A14F54" w14:textId="77777777" w:rsidR="00A8648F" w:rsidRDefault="00A8648F" w:rsidP="00705BD5">
      <w:pPr>
        <w:pStyle w:val="Paragraphedeliste"/>
        <w:ind w:left="0" w:right="-2"/>
        <w:rPr>
          <w:ins w:id="5" w:author="Le Bouedec Herve" w:date="2026-04-15T16:46:00Z" w16du:dateUtc="2026-04-15T14:46:00Z"/>
          <w:rFonts w:asciiTheme="minorHAnsi" w:hAnsiTheme="minorHAnsi" w:cstheme="minorHAnsi"/>
          <w:szCs w:val="22"/>
        </w:rPr>
      </w:pPr>
    </w:p>
    <w:p w14:paraId="45D4E058" w14:textId="026D1A69" w:rsidR="00A8648F" w:rsidRDefault="00A8648F" w:rsidP="00705BD5">
      <w:pPr>
        <w:pStyle w:val="Paragraphedeliste"/>
        <w:ind w:left="0" w:right="-2"/>
        <w:rPr>
          <w:rFonts w:asciiTheme="minorHAnsi" w:hAnsiTheme="minorHAnsi" w:cstheme="minorHAnsi"/>
          <w:szCs w:val="22"/>
        </w:rPr>
      </w:pPr>
      <w:r>
        <w:rPr>
          <w:rFonts w:asciiTheme="minorHAnsi" w:hAnsiTheme="minorHAnsi" w:cstheme="minorHAnsi"/>
          <w:szCs w:val="22"/>
        </w:rPr>
        <w:t xml:space="preserve">3 référents violences domestiques seront identifiés parmi les élus titulaires ou suppléants du CSE Central pour chacun des sites de l’ICO. </w:t>
      </w:r>
    </w:p>
    <w:p w14:paraId="3E25C266" w14:textId="77777777" w:rsidR="00A8648F" w:rsidRDefault="00A8648F" w:rsidP="00705BD5">
      <w:pPr>
        <w:pStyle w:val="Paragraphedeliste"/>
        <w:ind w:left="0" w:right="-2"/>
        <w:rPr>
          <w:rFonts w:asciiTheme="minorHAnsi" w:hAnsiTheme="minorHAnsi" w:cstheme="minorHAnsi"/>
          <w:szCs w:val="22"/>
        </w:rPr>
      </w:pPr>
    </w:p>
    <w:p w14:paraId="71665D3E" w14:textId="788F9353" w:rsidR="00A8648F" w:rsidRDefault="00A8648F" w:rsidP="00705BD5">
      <w:pPr>
        <w:pStyle w:val="Paragraphedeliste"/>
        <w:ind w:left="0" w:right="-2"/>
        <w:rPr>
          <w:rFonts w:asciiTheme="minorHAnsi" w:hAnsiTheme="minorHAnsi" w:cstheme="minorHAnsi"/>
          <w:szCs w:val="22"/>
        </w:rPr>
      </w:pPr>
      <w:r>
        <w:rPr>
          <w:rFonts w:asciiTheme="minorHAnsi" w:hAnsiTheme="minorHAnsi" w:cstheme="minorHAnsi"/>
          <w:szCs w:val="22"/>
        </w:rPr>
        <w:lastRenderedPageBreak/>
        <w:t xml:space="preserve">Ils seront formés à l’accueil de la parole des salariées victimes de violences domestiques. La formation sera renouvelée tous les 3 ans. </w:t>
      </w:r>
    </w:p>
    <w:p w14:paraId="4A7FC698" w14:textId="77777777" w:rsidR="00A8648F" w:rsidRDefault="00A8648F" w:rsidP="00705BD5">
      <w:pPr>
        <w:pStyle w:val="Paragraphedeliste"/>
        <w:ind w:left="0" w:right="-2"/>
        <w:rPr>
          <w:rFonts w:asciiTheme="minorHAnsi" w:hAnsiTheme="minorHAnsi" w:cstheme="minorHAnsi"/>
          <w:szCs w:val="22"/>
        </w:rPr>
      </w:pPr>
    </w:p>
    <w:p w14:paraId="6C2D0431" w14:textId="0146CFAC" w:rsidR="00EB3470" w:rsidRDefault="00EB3470" w:rsidP="00705BD5">
      <w:pPr>
        <w:pStyle w:val="Paragraphedeliste"/>
        <w:ind w:left="0" w:right="-2"/>
        <w:rPr>
          <w:rFonts w:asciiTheme="minorHAnsi" w:hAnsiTheme="minorHAnsi" w:cstheme="minorHAnsi"/>
          <w:szCs w:val="22"/>
        </w:rPr>
      </w:pPr>
      <w:r>
        <w:rPr>
          <w:rFonts w:asciiTheme="minorHAnsi" w:hAnsiTheme="minorHAnsi" w:cstheme="minorHAnsi"/>
          <w:szCs w:val="22"/>
        </w:rPr>
        <w:t>La nomination des 6 référents sera effectuée d’ici au 31 juillet 2026.</w:t>
      </w:r>
    </w:p>
    <w:p w14:paraId="333142E6" w14:textId="77777777" w:rsidR="00EB3470" w:rsidRDefault="00EB3470" w:rsidP="00705BD5">
      <w:pPr>
        <w:pStyle w:val="Paragraphedeliste"/>
        <w:ind w:left="0" w:right="-2"/>
        <w:rPr>
          <w:rFonts w:asciiTheme="minorHAnsi" w:hAnsiTheme="minorHAnsi" w:cstheme="minorHAnsi"/>
          <w:szCs w:val="22"/>
        </w:rPr>
      </w:pPr>
    </w:p>
    <w:p w14:paraId="34C2CFA6" w14:textId="269695B4" w:rsidR="00EB3470" w:rsidRDefault="00EB3470" w:rsidP="00705BD5">
      <w:pPr>
        <w:pStyle w:val="Paragraphedeliste"/>
        <w:ind w:left="0" w:right="-2"/>
        <w:rPr>
          <w:rFonts w:asciiTheme="minorHAnsi" w:hAnsiTheme="minorHAnsi" w:cstheme="minorHAnsi"/>
          <w:szCs w:val="22"/>
        </w:rPr>
      </w:pPr>
      <w:r>
        <w:rPr>
          <w:rFonts w:asciiTheme="minorHAnsi" w:hAnsiTheme="minorHAnsi" w:cstheme="minorHAnsi"/>
          <w:szCs w:val="22"/>
        </w:rPr>
        <w:t>La formation des 6 référents sera effectuées d’ici au 31 décembre 2026.</w:t>
      </w:r>
    </w:p>
    <w:p w14:paraId="78B70798" w14:textId="77777777" w:rsidR="00EB3470" w:rsidRDefault="00EB3470" w:rsidP="00705BD5">
      <w:pPr>
        <w:pStyle w:val="Paragraphedeliste"/>
        <w:ind w:left="0" w:right="-2"/>
        <w:rPr>
          <w:rFonts w:asciiTheme="minorHAnsi" w:hAnsiTheme="minorHAnsi" w:cstheme="minorHAnsi"/>
          <w:szCs w:val="22"/>
        </w:rPr>
      </w:pPr>
    </w:p>
    <w:p w14:paraId="4076435F" w14:textId="2D8C5B39" w:rsidR="00EE770F" w:rsidRDefault="00A8648F" w:rsidP="00EE770F">
      <w:pPr>
        <w:pStyle w:val="Paragraphedeliste"/>
        <w:ind w:left="0" w:right="-2"/>
        <w:rPr>
          <w:rFonts w:asciiTheme="minorHAnsi" w:hAnsiTheme="minorHAnsi" w:cstheme="minorHAnsi"/>
          <w:szCs w:val="22"/>
        </w:rPr>
      </w:pPr>
      <w:r>
        <w:rPr>
          <w:rFonts w:asciiTheme="minorHAnsi" w:hAnsiTheme="minorHAnsi" w:cstheme="minorHAnsi"/>
          <w:szCs w:val="22"/>
        </w:rPr>
        <w:t xml:space="preserve">Leur rôle consistera à : </w:t>
      </w:r>
    </w:p>
    <w:p w14:paraId="51BA3E3C" w14:textId="3978622A" w:rsidR="00A8648F" w:rsidRDefault="00A8648F" w:rsidP="00A8648F">
      <w:pPr>
        <w:pStyle w:val="Paragraphedeliste"/>
        <w:numPr>
          <w:ilvl w:val="0"/>
          <w:numId w:val="1"/>
        </w:numPr>
        <w:ind w:right="-2"/>
        <w:rPr>
          <w:rFonts w:asciiTheme="minorHAnsi" w:hAnsiTheme="minorHAnsi" w:cstheme="minorHAnsi"/>
          <w:szCs w:val="22"/>
        </w:rPr>
      </w:pPr>
      <w:r>
        <w:rPr>
          <w:rFonts w:asciiTheme="minorHAnsi" w:hAnsiTheme="minorHAnsi" w:cstheme="minorHAnsi"/>
          <w:szCs w:val="22"/>
        </w:rPr>
        <w:t>Recevoir la parole des salariées victime de violence conjugale,</w:t>
      </w:r>
    </w:p>
    <w:p w14:paraId="126D0DB0" w14:textId="6F1E177B" w:rsidR="00A8648F" w:rsidRDefault="00A8648F" w:rsidP="00A8648F">
      <w:pPr>
        <w:pStyle w:val="Paragraphedeliste"/>
        <w:numPr>
          <w:ilvl w:val="0"/>
          <w:numId w:val="1"/>
        </w:numPr>
        <w:ind w:right="-2"/>
        <w:rPr>
          <w:rFonts w:asciiTheme="minorHAnsi" w:hAnsiTheme="minorHAnsi" w:cstheme="minorHAnsi"/>
          <w:szCs w:val="22"/>
        </w:rPr>
      </w:pPr>
      <w:r>
        <w:rPr>
          <w:rFonts w:asciiTheme="minorHAnsi" w:hAnsiTheme="minorHAnsi" w:cstheme="minorHAnsi"/>
          <w:szCs w:val="22"/>
        </w:rPr>
        <w:t>Leur indiquer les différentes réponses pouvant être actionnées,</w:t>
      </w:r>
    </w:p>
    <w:p w14:paraId="612126C2" w14:textId="576C9ADD" w:rsidR="00A8648F" w:rsidRDefault="00A8648F" w:rsidP="00A8648F">
      <w:pPr>
        <w:pStyle w:val="Paragraphedeliste"/>
        <w:numPr>
          <w:ilvl w:val="0"/>
          <w:numId w:val="1"/>
        </w:numPr>
        <w:ind w:right="-2"/>
        <w:rPr>
          <w:rFonts w:asciiTheme="minorHAnsi" w:hAnsiTheme="minorHAnsi" w:cstheme="minorHAnsi"/>
          <w:szCs w:val="22"/>
        </w:rPr>
      </w:pPr>
      <w:r>
        <w:rPr>
          <w:rFonts w:asciiTheme="minorHAnsi" w:hAnsiTheme="minorHAnsi" w:cstheme="minorHAnsi"/>
          <w:szCs w:val="22"/>
        </w:rPr>
        <w:t>Sous réserve d’accord de la salariée, remonter l’information à la DRH.</w:t>
      </w:r>
    </w:p>
    <w:p w14:paraId="1E1CF01C" w14:textId="77777777" w:rsidR="00A8648F" w:rsidRDefault="00A8648F" w:rsidP="00A8648F">
      <w:pPr>
        <w:ind w:right="-2"/>
        <w:rPr>
          <w:rFonts w:asciiTheme="minorHAnsi" w:hAnsiTheme="minorHAnsi" w:cstheme="minorHAnsi"/>
          <w:szCs w:val="22"/>
        </w:rPr>
      </w:pPr>
      <w:r>
        <w:rPr>
          <w:rFonts w:asciiTheme="minorHAnsi" w:hAnsiTheme="minorHAnsi" w:cstheme="minorHAnsi"/>
          <w:szCs w:val="22"/>
        </w:rPr>
        <w:t xml:space="preserve">Les référents violences domestiques seront tenus à un strict devoir de confidentialité. </w:t>
      </w:r>
    </w:p>
    <w:p w14:paraId="48351158" w14:textId="77777777" w:rsidR="00A8648F" w:rsidRDefault="00A8648F" w:rsidP="00A8648F">
      <w:pPr>
        <w:ind w:right="-2"/>
        <w:rPr>
          <w:rFonts w:asciiTheme="minorHAnsi" w:hAnsiTheme="minorHAnsi" w:cstheme="minorHAnsi"/>
          <w:szCs w:val="22"/>
        </w:rPr>
      </w:pPr>
    </w:p>
    <w:p w14:paraId="42FEE89E" w14:textId="06A7C2AC" w:rsidR="00A8648F" w:rsidRDefault="00A8648F" w:rsidP="00A8648F">
      <w:pPr>
        <w:ind w:right="-2"/>
        <w:rPr>
          <w:rFonts w:asciiTheme="minorHAnsi" w:hAnsiTheme="minorHAnsi" w:cstheme="minorHAnsi"/>
          <w:szCs w:val="22"/>
        </w:rPr>
      </w:pPr>
      <w:r>
        <w:rPr>
          <w:rFonts w:asciiTheme="minorHAnsi" w:hAnsiTheme="minorHAnsi" w:cstheme="minorHAnsi"/>
          <w:szCs w:val="22"/>
        </w:rPr>
        <w:t xml:space="preserve">Les informations reçues de la part des salariées ne pourront être partagées avec la DRH qu’après accord de l’intéressée. </w:t>
      </w:r>
    </w:p>
    <w:p w14:paraId="25D7BF96" w14:textId="77777777" w:rsidR="00A8648F" w:rsidRDefault="00A8648F" w:rsidP="00A8648F">
      <w:pPr>
        <w:ind w:right="-2"/>
        <w:rPr>
          <w:rFonts w:asciiTheme="minorHAnsi" w:hAnsiTheme="minorHAnsi" w:cstheme="minorHAnsi"/>
          <w:szCs w:val="22"/>
        </w:rPr>
      </w:pPr>
    </w:p>
    <w:p w14:paraId="2558C6C7" w14:textId="4B2532F1" w:rsidR="00A8648F" w:rsidRPr="00A8648F" w:rsidRDefault="00A8648F">
      <w:pPr>
        <w:ind w:right="-2"/>
        <w:rPr>
          <w:rFonts w:asciiTheme="minorHAnsi" w:hAnsiTheme="minorHAnsi" w:cstheme="minorHAnsi"/>
          <w:szCs w:val="22"/>
          <w:rPrChange w:id="6" w:author="Le Bouedec Herve" w:date="2026-04-15T16:49:00Z" w16du:dateUtc="2026-04-15T14:49:00Z">
            <w:rPr/>
          </w:rPrChange>
        </w:rPr>
        <w:pPrChange w:id="7" w:author="Le Bouedec Herve" w:date="2026-04-15T16:49:00Z" w16du:dateUtc="2026-04-15T14:49:00Z">
          <w:pPr>
            <w:pStyle w:val="Paragraphedeliste"/>
            <w:ind w:left="0" w:right="-2"/>
          </w:pPr>
        </w:pPrChange>
      </w:pPr>
      <w:r>
        <w:rPr>
          <w:rFonts w:asciiTheme="minorHAnsi" w:hAnsiTheme="minorHAnsi" w:cstheme="minorHAnsi"/>
          <w:szCs w:val="22"/>
        </w:rPr>
        <w:t xml:space="preserve">La DRH préviendra la réseau partenaire mis en place. </w:t>
      </w:r>
    </w:p>
    <w:p w14:paraId="024DCE3A" w14:textId="77777777" w:rsidR="00145C87" w:rsidRDefault="00145C87" w:rsidP="00EE770F">
      <w:pPr>
        <w:pStyle w:val="Paragraphedeliste"/>
        <w:ind w:left="0" w:right="-2"/>
        <w:rPr>
          <w:rFonts w:asciiTheme="minorHAnsi" w:hAnsiTheme="minorHAnsi" w:cstheme="minorHAnsi"/>
          <w:szCs w:val="22"/>
        </w:rPr>
      </w:pPr>
    </w:p>
    <w:p w14:paraId="397B33AC" w14:textId="34D96371" w:rsidR="00EB3470" w:rsidRDefault="007C1811" w:rsidP="00EE770F">
      <w:pPr>
        <w:pStyle w:val="Paragraphedeliste"/>
        <w:ind w:left="0" w:right="-2"/>
        <w:rPr>
          <w:rFonts w:asciiTheme="minorHAnsi" w:hAnsiTheme="minorHAnsi" w:cstheme="minorHAnsi"/>
          <w:szCs w:val="22"/>
        </w:rPr>
      </w:pPr>
      <w:r>
        <w:rPr>
          <w:rFonts w:asciiTheme="minorHAnsi" w:hAnsiTheme="minorHAnsi" w:cstheme="minorHAnsi"/>
          <w:szCs w:val="22"/>
        </w:rPr>
        <w:t xml:space="preserve">8.1.2. </w:t>
      </w:r>
      <w:r w:rsidR="00EB3470">
        <w:rPr>
          <w:rFonts w:asciiTheme="minorHAnsi" w:hAnsiTheme="minorHAnsi" w:cstheme="minorHAnsi"/>
          <w:szCs w:val="22"/>
        </w:rPr>
        <w:t>Formation de l’encadrement</w:t>
      </w:r>
    </w:p>
    <w:p w14:paraId="6DA490D8" w14:textId="77777777" w:rsidR="00EB3470" w:rsidRDefault="00EB3470" w:rsidP="00EE770F">
      <w:pPr>
        <w:pStyle w:val="Paragraphedeliste"/>
        <w:ind w:left="0" w:right="-2"/>
        <w:rPr>
          <w:rFonts w:asciiTheme="minorHAnsi" w:hAnsiTheme="minorHAnsi" w:cstheme="minorHAnsi"/>
          <w:szCs w:val="22"/>
        </w:rPr>
      </w:pPr>
    </w:p>
    <w:p w14:paraId="4C96519C" w14:textId="44D6EF6C" w:rsidR="00EB3470" w:rsidRDefault="00EB3470" w:rsidP="00EE770F">
      <w:pPr>
        <w:pStyle w:val="Paragraphedeliste"/>
        <w:ind w:left="0" w:right="-2"/>
        <w:rPr>
          <w:rFonts w:asciiTheme="minorHAnsi" w:hAnsiTheme="minorHAnsi" w:cstheme="minorHAnsi"/>
          <w:szCs w:val="22"/>
        </w:rPr>
      </w:pPr>
      <w:r>
        <w:rPr>
          <w:rFonts w:asciiTheme="minorHAnsi" w:hAnsiTheme="minorHAnsi" w:cstheme="minorHAnsi"/>
          <w:szCs w:val="22"/>
        </w:rPr>
        <w:t xml:space="preserve">L’ensemble des managers de l’ICO sera sensibilisé à la détection et à la gestion des violences domestiques. </w:t>
      </w:r>
    </w:p>
    <w:p w14:paraId="6171DD03" w14:textId="77777777" w:rsidR="00EB3470" w:rsidRDefault="00EB3470" w:rsidP="00EE770F">
      <w:pPr>
        <w:pStyle w:val="Paragraphedeliste"/>
        <w:ind w:left="0" w:right="-2"/>
        <w:rPr>
          <w:rFonts w:asciiTheme="minorHAnsi" w:hAnsiTheme="minorHAnsi" w:cstheme="minorHAnsi"/>
          <w:szCs w:val="22"/>
        </w:rPr>
      </w:pPr>
    </w:p>
    <w:p w14:paraId="102119C7" w14:textId="2A9D62DF" w:rsidR="00EB3470" w:rsidRDefault="00EB3470" w:rsidP="00EE770F">
      <w:pPr>
        <w:pStyle w:val="Paragraphedeliste"/>
        <w:ind w:left="0" w:right="-2"/>
        <w:rPr>
          <w:rFonts w:asciiTheme="minorHAnsi" w:hAnsiTheme="minorHAnsi" w:cstheme="minorHAnsi"/>
          <w:szCs w:val="22"/>
        </w:rPr>
      </w:pPr>
      <w:r>
        <w:rPr>
          <w:rFonts w:asciiTheme="minorHAnsi" w:hAnsiTheme="minorHAnsi" w:cstheme="minorHAnsi"/>
          <w:szCs w:val="22"/>
        </w:rPr>
        <w:t xml:space="preserve">Cette sensibilisation sera effectuée d’ici fin 2028 pour l’ensemble des managers des 2 sites de l’ICO. </w:t>
      </w:r>
    </w:p>
    <w:p w14:paraId="6E554B73" w14:textId="77777777" w:rsidR="007C1811" w:rsidRDefault="007C1811" w:rsidP="00EE770F">
      <w:pPr>
        <w:pStyle w:val="Paragraphedeliste"/>
        <w:ind w:left="0" w:right="-2"/>
        <w:rPr>
          <w:rFonts w:asciiTheme="minorHAnsi" w:hAnsiTheme="minorHAnsi" w:cstheme="minorHAnsi"/>
          <w:szCs w:val="22"/>
        </w:rPr>
      </w:pPr>
    </w:p>
    <w:p w14:paraId="39BE8E5B" w14:textId="77777777" w:rsidR="007C1811" w:rsidRDefault="007C1811" w:rsidP="00EE770F">
      <w:pPr>
        <w:pStyle w:val="Paragraphedeliste"/>
        <w:ind w:left="0" w:right="-2"/>
        <w:rPr>
          <w:rFonts w:asciiTheme="minorHAnsi" w:hAnsiTheme="minorHAnsi" w:cstheme="minorHAnsi"/>
          <w:szCs w:val="22"/>
        </w:rPr>
      </w:pPr>
    </w:p>
    <w:p w14:paraId="31D6BC14" w14:textId="391693D3" w:rsidR="00145C87" w:rsidRDefault="00A8648F" w:rsidP="00EE770F">
      <w:pPr>
        <w:pStyle w:val="Paragraphedeliste"/>
        <w:ind w:left="0" w:right="-2"/>
        <w:rPr>
          <w:rFonts w:asciiTheme="minorHAnsi" w:hAnsiTheme="minorHAnsi" w:cstheme="minorHAnsi"/>
          <w:szCs w:val="22"/>
        </w:rPr>
      </w:pPr>
      <w:r>
        <w:rPr>
          <w:rFonts w:asciiTheme="minorHAnsi" w:hAnsiTheme="minorHAnsi" w:cstheme="minorHAnsi"/>
          <w:szCs w:val="22"/>
        </w:rPr>
        <w:t>8.1.</w:t>
      </w:r>
      <w:r w:rsidR="007C1811">
        <w:rPr>
          <w:rFonts w:asciiTheme="minorHAnsi" w:hAnsiTheme="minorHAnsi" w:cstheme="minorHAnsi"/>
          <w:szCs w:val="22"/>
        </w:rPr>
        <w:t>3</w:t>
      </w:r>
      <w:r>
        <w:rPr>
          <w:rFonts w:asciiTheme="minorHAnsi" w:hAnsiTheme="minorHAnsi" w:cstheme="minorHAnsi"/>
          <w:szCs w:val="22"/>
        </w:rPr>
        <w:t xml:space="preserve">. Communication interne : </w:t>
      </w:r>
    </w:p>
    <w:p w14:paraId="40B493A2" w14:textId="77777777" w:rsidR="00A8648F" w:rsidRDefault="00A8648F" w:rsidP="00EE770F">
      <w:pPr>
        <w:pStyle w:val="Paragraphedeliste"/>
        <w:ind w:left="0" w:right="-2"/>
        <w:rPr>
          <w:rFonts w:asciiTheme="minorHAnsi" w:hAnsiTheme="minorHAnsi" w:cstheme="minorHAnsi"/>
          <w:szCs w:val="22"/>
        </w:rPr>
      </w:pPr>
    </w:p>
    <w:p w14:paraId="7C011E49" w14:textId="07938F14" w:rsidR="00A8648F" w:rsidRDefault="00A8648F" w:rsidP="00EE770F">
      <w:pPr>
        <w:pStyle w:val="Paragraphedeliste"/>
        <w:ind w:left="0" w:right="-2"/>
        <w:rPr>
          <w:rFonts w:asciiTheme="minorHAnsi" w:hAnsiTheme="minorHAnsi" w:cstheme="minorHAnsi"/>
          <w:szCs w:val="22"/>
        </w:rPr>
      </w:pPr>
      <w:r>
        <w:rPr>
          <w:rFonts w:asciiTheme="minorHAnsi" w:hAnsiTheme="minorHAnsi" w:cstheme="minorHAnsi"/>
          <w:szCs w:val="22"/>
        </w:rPr>
        <w:t xml:space="preserve">Une fois les </w:t>
      </w:r>
      <w:r w:rsidR="007C1811">
        <w:rPr>
          <w:rFonts w:asciiTheme="minorHAnsi" w:hAnsiTheme="minorHAnsi" w:cstheme="minorHAnsi"/>
          <w:szCs w:val="22"/>
        </w:rPr>
        <w:t>6</w:t>
      </w:r>
      <w:r>
        <w:rPr>
          <w:rFonts w:asciiTheme="minorHAnsi" w:hAnsiTheme="minorHAnsi" w:cstheme="minorHAnsi"/>
          <w:szCs w:val="22"/>
        </w:rPr>
        <w:t xml:space="preserve"> ré</w:t>
      </w:r>
      <w:r w:rsidR="007C1811">
        <w:rPr>
          <w:rFonts w:asciiTheme="minorHAnsi" w:hAnsiTheme="minorHAnsi" w:cstheme="minorHAnsi"/>
          <w:szCs w:val="22"/>
        </w:rPr>
        <w:t xml:space="preserve">férents identifiés, une communication sera adressée par la direction à l’ensemble du personnel précisant : </w:t>
      </w:r>
    </w:p>
    <w:p w14:paraId="38800A87" w14:textId="0F2029AB" w:rsidR="007C1811" w:rsidRDefault="007C1811" w:rsidP="007C1811">
      <w:pPr>
        <w:pStyle w:val="Paragraphedeliste"/>
        <w:numPr>
          <w:ilvl w:val="0"/>
          <w:numId w:val="1"/>
        </w:numPr>
        <w:ind w:right="-2"/>
        <w:rPr>
          <w:rFonts w:asciiTheme="minorHAnsi" w:hAnsiTheme="minorHAnsi" w:cstheme="minorHAnsi"/>
          <w:szCs w:val="22"/>
        </w:rPr>
      </w:pPr>
      <w:r>
        <w:rPr>
          <w:rFonts w:asciiTheme="minorHAnsi" w:hAnsiTheme="minorHAnsi" w:cstheme="minorHAnsi"/>
          <w:szCs w:val="22"/>
        </w:rPr>
        <w:t>L’identité et les coordonnées des 6 référents,</w:t>
      </w:r>
    </w:p>
    <w:p w14:paraId="34E624A1" w14:textId="16E57560" w:rsidR="007C1811" w:rsidRDefault="007C1811" w:rsidP="007C1811">
      <w:pPr>
        <w:pStyle w:val="Paragraphedeliste"/>
        <w:numPr>
          <w:ilvl w:val="0"/>
          <w:numId w:val="1"/>
        </w:numPr>
        <w:ind w:right="-2"/>
        <w:rPr>
          <w:rFonts w:asciiTheme="minorHAnsi" w:hAnsiTheme="minorHAnsi" w:cstheme="minorHAnsi"/>
          <w:szCs w:val="22"/>
        </w:rPr>
      </w:pPr>
      <w:r>
        <w:rPr>
          <w:rFonts w:asciiTheme="minorHAnsi" w:hAnsiTheme="minorHAnsi" w:cstheme="minorHAnsi"/>
          <w:szCs w:val="22"/>
        </w:rPr>
        <w:t>Leur rôle,</w:t>
      </w:r>
    </w:p>
    <w:p w14:paraId="2777E23F" w14:textId="43F2AA42" w:rsidR="007C1811" w:rsidRDefault="007C1811" w:rsidP="007C1811">
      <w:pPr>
        <w:pStyle w:val="Paragraphedeliste"/>
        <w:numPr>
          <w:ilvl w:val="0"/>
          <w:numId w:val="1"/>
        </w:numPr>
        <w:ind w:right="-2"/>
        <w:rPr>
          <w:rFonts w:asciiTheme="minorHAnsi" w:hAnsiTheme="minorHAnsi" w:cstheme="minorHAnsi"/>
          <w:szCs w:val="22"/>
        </w:rPr>
      </w:pPr>
      <w:r>
        <w:rPr>
          <w:rFonts w:asciiTheme="minorHAnsi" w:hAnsiTheme="minorHAnsi" w:cstheme="minorHAnsi"/>
          <w:szCs w:val="22"/>
        </w:rPr>
        <w:t>L’intérêt de les saisir de toute situation préoccupante,</w:t>
      </w:r>
    </w:p>
    <w:p w14:paraId="7A229C0E" w14:textId="487D4FFB" w:rsidR="007C1811" w:rsidRDefault="007C1811" w:rsidP="007C1811">
      <w:pPr>
        <w:pStyle w:val="Paragraphedeliste"/>
        <w:numPr>
          <w:ilvl w:val="0"/>
          <w:numId w:val="1"/>
        </w:numPr>
        <w:ind w:right="-2"/>
        <w:rPr>
          <w:rFonts w:asciiTheme="minorHAnsi" w:hAnsiTheme="minorHAnsi" w:cstheme="minorHAnsi"/>
          <w:szCs w:val="22"/>
        </w:rPr>
      </w:pPr>
      <w:r>
        <w:rPr>
          <w:rFonts w:asciiTheme="minorHAnsi" w:hAnsiTheme="minorHAnsi" w:cstheme="minorHAnsi"/>
          <w:szCs w:val="22"/>
        </w:rPr>
        <w:t>Les différentes réponses pouvant être actionnées en cas de besoin, via le réseau partenaire.</w:t>
      </w:r>
    </w:p>
    <w:p w14:paraId="40AEE99A" w14:textId="77777777" w:rsidR="007C1811" w:rsidRDefault="007C1811" w:rsidP="007C1811">
      <w:pPr>
        <w:ind w:right="-2"/>
        <w:rPr>
          <w:rFonts w:asciiTheme="minorHAnsi" w:hAnsiTheme="minorHAnsi" w:cstheme="minorHAnsi"/>
          <w:szCs w:val="22"/>
        </w:rPr>
      </w:pPr>
    </w:p>
    <w:p w14:paraId="04D9D33B" w14:textId="539D277E" w:rsidR="007C1811" w:rsidRPr="007C1811" w:rsidRDefault="007C1811">
      <w:pPr>
        <w:ind w:right="-2"/>
        <w:rPr>
          <w:rFonts w:asciiTheme="minorHAnsi" w:hAnsiTheme="minorHAnsi" w:cstheme="minorHAnsi"/>
          <w:szCs w:val="22"/>
          <w:rPrChange w:id="8" w:author="Le Bouedec Herve" w:date="2026-04-15T16:56:00Z" w16du:dateUtc="2026-04-15T14:56:00Z">
            <w:rPr/>
          </w:rPrChange>
        </w:rPr>
        <w:pPrChange w:id="9" w:author="Le Bouedec Herve" w:date="2026-04-15T16:56:00Z" w16du:dateUtc="2026-04-15T14:56:00Z">
          <w:pPr>
            <w:pStyle w:val="Paragraphedeliste"/>
            <w:ind w:left="0" w:right="-2"/>
          </w:pPr>
        </w:pPrChange>
      </w:pPr>
      <w:r>
        <w:rPr>
          <w:rFonts w:asciiTheme="minorHAnsi" w:hAnsiTheme="minorHAnsi" w:cstheme="minorHAnsi"/>
          <w:szCs w:val="22"/>
        </w:rPr>
        <w:t xml:space="preserve">Cette communication sera positionnée sur l’intranet </w:t>
      </w:r>
    </w:p>
    <w:p w14:paraId="478F98EE" w14:textId="77777777" w:rsidR="00A8648F" w:rsidRDefault="00A8648F" w:rsidP="00EE770F">
      <w:pPr>
        <w:pStyle w:val="Paragraphedeliste"/>
        <w:ind w:left="0" w:right="-2"/>
        <w:rPr>
          <w:rFonts w:asciiTheme="minorHAnsi" w:hAnsiTheme="minorHAnsi" w:cstheme="minorHAnsi"/>
          <w:szCs w:val="22"/>
        </w:rPr>
      </w:pPr>
    </w:p>
    <w:p w14:paraId="4D988DA3" w14:textId="77777777" w:rsidR="007C1811" w:rsidRDefault="007C1811" w:rsidP="00EE770F">
      <w:pPr>
        <w:pStyle w:val="Paragraphedeliste"/>
        <w:ind w:left="0" w:right="-2"/>
        <w:rPr>
          <w:rFonts w:asciiTheme="minorHAnsi" w:hAnsiTheme="minorHAnsi" w:cstheme="minorHAnsi"/>
          <w:szCs w:val="22"/>
        </w:rPr>
      </w:pPr>
    </w:p>
    <w:p w14:paraId="6F59300B" w14:textId="77777777" w:rsidR="007C1811" w:rsidRDefault="007C1811" w:rsidP="00EE770F">
      <w:pPr>
        <w:pStyle w:val="Paragraphedeliste"/>
        <w:ind w:left="0" w:right="-2"/>
        <w:rPr>
          <w:rFonts w:asciiTheme="minorHAnsi" w:hAnsiTheme="minorHAnsi" w:cstheme="minorHAnsi"/>
          <w:szCs w:val="22"/>
        </w:rPr>
      </w:pPr>
    </w:p>
    <w:p w14:paraId="679D539D" w14:textId="71341A6D" w:rsidR="00145C87" w:rsidRPr="006F30A6" w:rsidRDefault="00145C87" w:rsidP="00145C87">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8.2 Accompagner les salariés victime de violences domestiques</w:t>
      </w:r>
    </w:p>
    <w:p w14:paraId="392C4CE1" w14:textId="77777777" w:rsidR="00145C87" w:rsidRDefault="00145C87" w:rsidP="00EE770F">
      <w:pPr>
        <w:pStyle w:val="Paragraphedeliste"/>
        <w:ind w:left="0" w:right="-2"/>
        <w:rPr>
          <w:rFonts w:asciiTheme="minorHAnsi" w:hAnsiTheme="minorHAnsi" w:cstheme="minorHAnsi"/>
          <w:szCs w:val="22"/>
        </w:rPr>
      </w:pPr>
    </w:p>
    <w:p w14:paraId="20DF95AC" w14:textId="7EB4CBFC" w:rsidR="00145C87" w:rsidRDefault="00EB3470" w:rsidP="00EE770F">
      <w:pPr>
        <w:pStyle w:val="Paragraphedeliste"/>
        <w:ind w:left="0" w:right="-2"/>
        <w:rPr>
          <w:rFonts w:asciiTheme="minorHAnsi" w:hAnsiTheme="minorHAnsi" w:cstheme="minorHAnsi"/>
          <w:szCs w:val="22"/>
        </w:rPr>
      </w:pPr>
      <w:r>
        <w:rPr>
          <w:rFonts w:asciiTheme="minorHAnsi" w:hAnsiTheme="minorHAnsi" w:cstheme="minorHAnsi"/>
          <w:szCs w:val="22"/>
        </w:rPr>
        <w:t xml:space="preserve">8.2.1 – Création d’un réseau partenaires : </w:t>
      </w:r>
    </w:p>
    <w:p w14:paraId="3E4E1D91" w14:textId="77777777" w:rsidR="00EB3470" w:rsidRDefault="00EB3470" w:rsidP="00EB3470">
      <w:pPr>
        <w:pStyle w:val="Paragraphedeliste"/>
        <w:ind w:left="0" w:right="-2"/>
        <w:rPr>
          <w:rFonts w:asciiTheme="minorHAnsi" w:hAnsiTheme="minorHAnsi" w:cstheme="minorHAnsi"/>
          <w:szCs w:val="22"/>
        </w:rPr>
      </w:pPr>
    </w:p>
    <w:p w14:paraId="58A4E79C" w14:textId="6EBC0664" w:rsidR="00EB3470" w:rsidRDefault="00EB3470" w:rsidP="00EB3470">
      <w:pPr>
        <w:pStyle w:val="Paragraphedeliste"/>
        <w:ind w:left="0" w:right="-2"/>
        <w:rPr>
          <w:rFonts w:asciiTheme="minorHAnsi" w:hAnsiTheme="minorHAnsi" w:cstheme="minorHAnsi"/>
          <w:szCs w:val="22"/>
        </w:rPr>
      </w:pPr>
      <w:r>
        <w:rPr>
          <w:rFonts w:asciiTheme="minorHAnsi" w:hAnsiTheme="minorHAnsi" w:cstheme="minorHAnsi"/>
          <w:szCs w:val="22"/>
        </w:rPr>
        <w:t>La DRH assurera la mise en place d’une réseau partenaire pouvant apporter aux salariées victime de violences domestiques des réponses sur le champ de l’assistance sociale, sur le champ du logement, sur le champ juridico-judiciaire.</w:t>
      </w:r>
    </w:p>
    <w:p w14:paraId="4956309A" w14:textId="77777777" w:rsidR="00EB3470" w:rsidRDefault="00EB3470" w:rsidP="00EB3470">
      <w:pPr>
        <w:pStyle w:val="Paragraphedeliste"/>
        <w:ind w:left="0" w:right="-2"/>
        <w:rPr>
          <w:rFonts w:asciiTheme="minorHAnsi" w:hAnsiTheme="minorHAnsi" w:cstheme="minorHAnsi"/>
          <w:szCs w:val="22"/>
        </w:rPr>
      </w:pPr>
    </w:p>
    <w:p w14:paraId="7A69E480" w14:textId="35F6C44C" w:rsidR="000E1DA1" w:rsidRDefault="000E1DA1" w:rsidP="00EB3470">
      <w:pPr>
        <w:pStyle w:val="Paragraphedeliste"/>
        <w:ind w:left="0" w:right="-2"/>
        <w:rPr>
          <w:rFonts w:asciiTheme="minorHAnsi" w:hAnsiTheme="minorHAnsi" w:cstheme="minorHAnsi"/>
          <w:szCs w:val="22"/>
        </w:rPr>
      </w:pPr>
      <w:r>
        <w:rPr>
          <w:rFonts w:asciiTheme="minorHAnsi" w:hAnsiTheme="minorHAnsi" w:cstheme="minorHAnsi"/>
          <w:szCs w:val="22"/>
        </w:rPr>
        <w:lastRenderedPageBreak/>
        <w:t>Ce réseau sera constitué d’ici le 31 décembre 2026.</w:t>
      </w:r>
    </w:p>
    <w:p w14:paraId="53240867" w14:textId="77777777" w:rsidR="000E1DA1" w:rsidRDefault="000E1DA1" w:rsidP="00EB3470">
      <w:pPr>
        <w:pStyle w:val="Paragraphedeliste"/>
        <w:ind w:left="0" w:right="-2"/>
        <w:rPr>
          <w:rFonts w:asciiTheme="minorHAnsi" w:hAnsiTheme="minorHAnsi" w:cstheme="minorHAnsi"/>
          <w:szCs w:val="22"/>
        </w:rPr>
      </w:pPr>
    </w:p>
    <w:p w14:paraId="14310ECC" w14:textId="3D997031" w:rsidR="000E1DA1" w:rsidRDefault="000E1DA1" w:rsidP="00EB3470">
      <w:pPr>
        <w:pStyle w:val="Paragraphedeliste"/>
        <w:ind w:left="0" w:right="-2"/>
        <w:rPr>
          <w:rFonts w:asciiTheme="minorHAnsi" w:hAnsiTheme="minorHAnsi" w:cstheme="minorHAnsi"/>
          <w:szCs w:val="22"/>
        </w:rPr>
      </w:pPr>
      <w:r>
        <w:rPr>
          <w:rFonts w:asciiTheme="minorHAnsi" w:hAnsiTheme="minorHAnsi" w:cstheme="minorHAnsi"/>
          <w:szCs w:val="22"/>
        </w:rPr>
        <w:t xml:space="preserve">8.2.2. Mobilisation du réseau </w:t>
      </w:r>
    </w:p>
    <w:p w14:paraId="55848A9B" w14:textId="77777777" w:rsidR="00145C87" w:rsidRDefault="00145C87" w:rsidP="00EE770F">
      <w:pPr>
        <w:pStyle w:val="Paragraphedeliste"/>
        <w:ind w:left="0" w:right="-2"/>
        <w:rPr>
          <w:rFonts w:asciiTheme="minorHAnsi" w:hAnsiTheme="minorHAnsi" w:cstheme="minorHAnsi"/>
          <w:szCs w:val="22"/>
        </w:rPr>
      </w:pPr>
    </w:p>
    <w:p w14:paraId="652B3A23" w14:textId="42863A23" w:rsidR="000E1DA1" w:rsidRDefault="000E1DA1" w:rsidP="00EE770F">
      <w:pPr>
        <w:pStyle w:val="Paragraphedeliste"/>
        <w:ind w:left="0" w:right="-2"/>
        <w:rPr>
          <w:rFonts w:asciiTheme="minorHAnsi" w:hAnsiTheme="minorHAnsi" w:cstheme="minorHAnsi"/>
          <w:szCs w:val="22"/>
        </w:rPr>
      </w:pPr>
      <w:r>
        <w:rPr>
          <w:rFonts w:asciiTheme="minorHAnsi" w:hAnsiTheme="minorHAnsi" w:cstheme="minorHAnsi"/>
          <w:szCs w:val="22"/>
        </w:rPr>
        <w:t xml:space="preserve">A chaque situation remontée à la DRH, la DRH mobilisera le réseau partenaire ou une partie de ce réseau en fonction des caractéristiques rencontrées par la salariée. </w:t>
      </w:r>
    </w:p>
    <w:p w14:paraId="32D9924D" w14:textId="77777777" w:rsidR="000E1DA1" w:rsidRDefault="000E1DA1" w:rsidP="00EE770F">
      <w:pPr>
        <w:pStyle w:val="Paragraphedeliste"/>
        <w:ind w:left="0" w:right="-2"/>
        <w:rPr>
          <w:rFonts w:asciiTheme="minorHAnsi" w:hAnsiTheme="minorHAnsi" w:cstheme="minorHAnsi"/>
          <w:szCs w:val="22"/>
        </w:rPr>
      </w:pPr>
    </w:p>
    <w:p w14:paraId="0994D4CF" w14:textId="206BE51D" w:rsidR="00246742" w:rsidRDefault="00246742" w:rsidP="00246742">
      <w:pPr>
        <w:pStyle w:val="Paragraphedeliste"/>
        <w:ind w:left="0" w:right="-2"/>
        <w:rPr>
          <w:rFonts w:asciiTheme="minorHAnsi" w:hAnsiTheme="minorHAnsi" w:cstheme="minorHAnsi"/>
          <w:szCs w:val="22"/>
        </w:rPr>
      </w:pPr>
      <w:r>
        <w:rPr>
          <w:rFonts w:asciiTheme="minorHAnsi" w:hAnsiTheme="minorHAnsi" w:cstheme="minorHAnsi"/>
          <w:szCs w:val="22"/>
        </w:rPr>
        <w:t xml:space="preserve">8.2.3. Gestion du temps d’enquête : </w:t>
      </w:r>
    </w:p>
    <w:p w14:paraId="2DB4BABA" w14:textId="77777777" w:rsidR="00246742" w:rsidRDefault="00246742" w:rsidP="00246742">
      <w:pPr>
        <w:pStyle w:val="Paragraphedeliste"/>
        <w:ind w:left="0" w:right="-2"/>
        <w:rPr>
          <w:rFonts w:asciiTheme="minorHAnsi" w:hAnsiTheme="minorHAnsi" w:cstheme="minorHAnsi"/>
          <w:szCs w:val="22"/>
        </w:rPr>
      </w:pPr>
    </w:p>
    <w:p w14:paraId="5F20F319" w14:textId="783968B3" w:rsidR="00246742" w:rsidRDefault="00246742" w:rsidP="00246742">
      <w:pPr>
        <w:pStyle w:val="Paragraphedeliste"/>
        <w:ind w:left="0" w:right="-2"/>
        <w:rPr>
          <w:rFonts w:asciiTheme="minorHAnsi" w:hAnsiTheme="minorHAnsi" w:cstheme="minorHAnsi"/>
          <w:szCs w:val="22"/>
        </w:rPr>
      </w:pPr>
      <w:r>
        <w:rPr>
          <w:rFonts w:asciiTheme="minorHAnsi" w:hAnsiTheme="minorHAnsi" w:cstheme="minorHAnsi"/>
          <w:szCs w:val="22"/>
        </w:rPr>
        <w:t>Lorsque l’instruction de la plainte amène les forces de l’ordre à convoquer la salariée victime de violences domestiques pendant son temps de travail, le temps d’audition est considéré comme du temps de travail.</w:t>
      </w:r>
    </w:p>
    <w:p w14:paraId="57D76FBC" w14:textId="77777777" w:rsidR="00246742" w:rsidRDefault="00246742" w:rsidP="00246742">
      <w:pPr>
        <w:pStyle w:val="Paragraphedeliste"/>
        <w:ind w:left="0" w:right="-2"/>
        <w:rPr>
          <w:rFonts w:asciiTheme="minorHAnsi" w:hAnsiTheme="minorHAnsi" w:cstheme="minorHAnsi"/>
          <w:szCs w:val="22"/>
        </w:rPr>
      </w:pPr>
    </w:p>
    <w:p w14:paraId="096C4DE3" w14:textId="0E109347" w:rsidR="00246742" w:rsidRDefault="00246742" w:rsidP="00246742">
      <w:pPr>
        <w:pStyle w:val="Paragraphedeliste"/>
        <w:ind w:left="0" w:right="-2"/>
        <w:rPr>
          <w:rFonts w:asciiTheme="minorHAnsi" w:hAnsiTheme="minorHAnsi" w:cstheme="minorHAnsi"/>
          <w:szCs w:val="22"/>
        </w:rPr>
      </w:pPr>
      <w:r>
        <w:rPr>
          <w:rFonts w:asciiTheme="minorHAnsi" w:hAnsiTheme="minorHAnsi" w:cstheme="minorHAnsi"/>
          <w:szCs w:val="22"/>
        </w:rPr>
        <w:t>En pratique, la salariée victime remettra l’information à la DRH qui portera dans l’outil de GTA une autorisation d’absence payée.</w:t>
      </w:r>
    </w:p>
    <w:p w14:paraId="04659726" w14:textId="77777777" w:rsidR="00246742" w:rsidRDefault="00246742" w:rsidP="00EE770F">
      <w:pPr>
        <w:pStyle w:val="Paragraphedeliste"/>
        <w:ind w:left="0" w:right="-2"/>
        <w:rPr>
          <w:rFonts w:asciiTheme="minorHAnsi" w:hAnsiTheme="minorHAnsi" w:cstheme="minorHAnsi"/>
          <w:szCs w:val="22"/>
        </w:rPr>
      </w:pPr>
    </w:p>
    <w:p w14:paraId="32D1ED82" w14:textId="77777777" w:rsidR="00246742" w:rsidRDefault="00246742" w:rsidP="00EE770F">
      <w:pPr>
        <w:pStyle w:val="Paragraphedeliste"/>
        <w:ind w:left="0" w:right="-2"/>
        <w:rPr>
          <w:rFonts w:asciiTheme="minorHAnsi" w:hAnsiTheme="minorHAnsi" w:cstheme="minorHAnsi"/>
          <w:szCs w:val="22"/>
        </w:rPr>
      </w:pPr>
    </w:p>
    <w:p w14:paraId="74EC8939" w14:textId="29CCD9F2" w:rsidR="000E1DA1" w:rsidRDefault="000E1DA1" w:rsidP="00EE770F">
      <w:pPr>
        <w:pStyle w:val="Paragraphedeliste"/>
        <w:ind w:left="0" w:right="-2"/>
        <w:rPr>
          <w:rFonts w:asciiTheme="minorHAnsi" w:hAnsiTheme="minorHAnsi" w:cstheme="minorHAnsi"/>
          <w:szCs w:val="22"/>
        </w:rPr>
      </w:pPr>
      <w:r>
        <w:rPr>
          <w:rFonts w:asciiTheme="minorHAnsi" w:hAnsiTheme="minorHAnsi" w:cstheme="minorHAnsi"/>
          <w:szCs w:val="22"/>
        </w:rPr>
        <w:t>8.2.</w:t>
      </w:r>
      <w:r w:rsidR="00246742">
        <w:rPr>
          <w:rFonts w:asciiTheme="minorHAnsi" w:hAnsiTheme="minorHAnsi" w:cstheme="minorHAnsi"/>
          <w:szCs w:val="22"/>
        </w:rPr>
        <w:t>4</w:t>
      </w:r>
      <w:r>
        <w:rPr>
          <w:rFonts w:asciiTheme="minorHAnsi" w:hAnsiTheme="minorHAnsi" w:cstheme="minorHAnsi"/>
          <w:szCs w:val="22"/>
        </w:rPr>
        <w:t xml:space="preserve">. Suivi des actions : </w:t>
      </w:r>
    </w:p>
    <w:p w14:paraId="42D1B19F" w14:textId="77777777" w:rsidR="000E1DA1" w:rsidRDefault="000E1DA1" w:rsidP="00EE770F">
      <w:pPr>
        <w:pStyle w:val="Paragraphedeliste"/>
        <w:ind w:left="0" w:right="-2"/>
        <w:rPr>
          <w:rFonts w:asciiTheme="minorHAnsi" w:hAnsiTheme="minorHAnsi" w:cstheme="minorHAnsi"/>
          <w:szCs w:val="22"/>
        </w:rPr>
      </w:pPr>
    </w:p>
    <w:p w14:paraId="5C47C619" w14:textId="43A728A7" w:rsidR="000E1DA1" w:rsidRDefault="000E1DA1" w:rsidP="00EE770F">
      <w:pPr>
        <w:pStyle w:val="Paragraphedeliste"/>
        <w:ind w:left="0" w:right="-2"/>
        <w:rPr>
          <w:rFonts w:asciiTheme="minorHAnsi" w:hAnsiTheme="minorHAnsi" w:cstheme="minorHAnsi"/>
          <w:szCs w:val="22"/>
        </w:rPr>
      </w:pPr>
      <w:r>
        <w:rPr>
          <w:rFonts w:asciiTheme="minorHAnsi" w:hAnsiTheme="minorHAnsi" w:cstheme="minorHAnsi"/>
          <w:szCs w:val="22"/>
        </w:rPr>
        <w:t>En commission Formation Egalité FH, un état statistique de situations rencontrées sera présenté annuellement ainsi qu’un exposé des réponses installées.</w:t>
      </w:r>
    </w:p>
    <w:p w14:paraId="7651B086" w14:textId="77777777" w:rsidR="000E1DA1" w:rsidRDefault="000E1DA1" w:rsidP="00EE770F">
      <w:pPr>
        <w:pStyle w:val="Paragraphedeliste"/>
        <w:ind w:left="0" w:right="-2"/>
        <w:rPr>
          <w:rFonts w:asciiTheme="minorHAnsi" w:hAnsiTheme="minorHAnsi" w:cstheme="minorHAnsi"/>
          <w:szCs w:val="22"/>
        </w:rPr>
      </w:pPr>
    </w:p>
    <w:p w14:paraId="64F0CD1B" w14:textId="77777777" w:rsidR="00145C87" w:rsidRDefault="00145C87" w:rsidP="00EE770F">
      <w:pPr>
        <w:pStyle w:val="Paragraphedeliste"/>
        <w:ind w:left="0" w:right="-2"/>
        <w:rPr>
          <w:rFonts w:asciiTheme="minorHAnsi" w:hAnsiTheme="minorHAnsi" w:cstheme="minorHAnsi"/>
          <w:szCs w:val="22"/>
        </w:rPr>
      </w:pPr>
    </w:p>
    <w:p w14:paraId="1403772B" w14:textId="77777777" w:rsidR="00EE770F" w:rsidRPr="00E7699C" w:rsidRDefault="00705BD5" w:rsidP="00EE770F">
      <w:pPr>
        <w:shd w:val="clear" w:color="auto" w:fill="FF5E00"/>
        <w:spacing w:line="276" w:lineRule="auto"/>
        <w:ind w:left="1843" w:hanging="1843"/>
        <w:rPr>
          <w:rFonts w:asciiTheme="minorHAnsi" w:eastAsia="MS Mincho" w:hAnsiTheme="minorHAnsi" w:cstheme="minorHAnsi"/>
          <w:b/>
          <w:bCs/>
          <w:color w:val="FFFFFF" w:themeColor="background1"/>
          <w:szCs w:val="22"/>
        </w:rPr>
      </w:pPr>
      <w:r>
        <w:rPr>
          <w:rFonts w:asciiTheme="minorHAnsi" w:eastAsia="MS Mincho" w:hAnsiTheme="minorHAnsi" w:cstheme="minorHAnsi"/>
          <w:b/>
          <w:bCs/>
          <w:color w:val="FFFFFF" w:themeColor="background1"/>
          <w:szCs w:val="22"/>
        </w:rPr>
        <w:t xml:space="preserve">Article </w:t>
      </w:r>
      <w:r w:rsidR="00154630">
        <w:rPr>
          <w:rFonts w:asciiTheme="minorHAnsi" w:eastAsia="MS Mincho" w:hAnsiTheme="minorHAnsi" w:cstheme="minorHAnsi"/>
          <w:b/>
          <w:bCs/>
          <w:color w:val="FFFFFF" w:themeColor="background1"/>
          <w:szCs w:val="22"/>
        </w:rPr>
        <w:t>8</w:t>
      </w:r>
      <w:r w:rsidR="00EE770F" w:rsidRPr="00E7699C">
        <w:rPr>
          <w:rFonts w:asciiTheme="minorHAnsi" w:eastAsia="MS Mincho" w:hAnsiTheme="minorHAnsi" w:cstheme="minorHAnsi"/>
          <w:b/>
          <w:bCs/>
          <w:color w:val="FFFFFF" w:themeColor="background1"/>
          <w:szCs w:val="22"/>
        </w:rPr>
        <w:t xml:space="preserve"> –</w:t>
      </w:r>
      <w:r w:rsidR="00EE770F">
        <w:rPr>
          <w:rFonts w:asciiTheme="minorHAnsi" w:eastAsia="MS Mincho" w:hAnsiTheme="minorHAnsi" w:cstheme="minorHAnsi"/>
          <w:b/>
          <w:bCs/>
          <w:color w:val="FFFFFF" w:themeColor="background1"/>
          <w:szCs w:val="22"/>
        </w:rPr>
        <w:t xml:space="preserve"> DISPOSITIONS FINALES</w:t>
      </w:r>
    </w:p>
    <w:p w14:paraId="63FF766C" w14:textId="77777777" w:rsidR="00EE770F" w:rsidRPr="005B3372" w:rsidRDefault="00154630"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EE770F">
        <w:rPr>
          <w:rFonts w:asciiTheme="minorHAnsi" w:hAnsiTheme="minorHAnsi" w:cstheme="minorHAnsi"/>
          <w:b/>
          <w:sz w:val="24"/>
          <w:szCs w:val="24"/>
        </w:rPr>
        <w:t>.1 L</w:t>
      </w:r>
      <w:r w:rsidR="00EE770F" w:rsidRPr="005B3372">
        <w:rPr>
          <w:rFonts w:asciiTheme="minorHAnsi" w:hAnsiTheme="minorHAnsi" w:cstheme="minorHAnsi"/>
          <w:b/>
          <w:sz w:val="24"/>
          <w:szCs w:val="24"/>
        </w:rPr>
        <w:t>es modalités de suivi - Revoyure.</w:t>
      </w:r>
    </w:p>
    <w:p w14:paraId="5A6F0A37" w14:textId="77777777" w:rsidR="00EE770F" w:rsidRDefault="00EE770F" w:rsidP="00EE770F">
      <w:pPr>
        <w:ind w:right="-2"/>
        <w:rPr>
          <w:rFonts w:asciiTheme="minorHAnsi" w:hAnsiTheme="minorHAnsi" w:cstheme="minorHAnsi"/>
          <w:szCs w:val="22"/>
        </w:rPr>
      </w:pPr>
    </w:p>
    <w:p w14:paraId="70E7B8EB" w14:textId="77777777" w:rsidR="00EE770F" w:rsidRPr="00987D06" w:rsidRDefault="00FF5270" w:rsidP="00EE770F">
      <w:pPr>
        <w:spacing w:line="276" w:lineRule="auto"/>
        <w:rPr>
          <w:rFonts w:ascii="Calibri" w:hAnsi="Calibri"/>
        </w:rPr>
      </w:pPr>
      <w:r>
        <w:rPr>
          <w:rFonts w:ascii="Calibri" w:hAnsi="Calibri"/>
        </w:rPr>
        <w:t>Le</w:t>
      </w:r>
      <w:r w:rsidR="00EE770F" w:rsidRPr="00987D06">
        <w:rPr>
          <w:rFonts w:ascii="Calibri" w:hAnsi="Calibri"/>
        </w:rPr>
        <w:t xml:space="preserve"> suivi de l’application de l’accord</w:t>
      </w:r>
      <w:r>
        <w:rPr>
          <w:rFonts w:ascii="Calibri" w:hAnsi="Calibri"/>
        </w:rPr>
        <w:t xml:space="preserve"> sera présenté u</w:t>
      </w:r>
      <w:r w:rsidR="00EE770F" w:rsidRPr="00987D06">
        <w:rPr>
          <w:rFonts w:ascii="Calibri" w:hAnsi="Calibri"/>
        </w:rPr>
        <w:t>ne fois par an</w:t>
      </w:r>
      <w:r>
        <w:rPr>
          <w:rFonts w:ascii="Calibri" w:hAnsi="Calibri"/>
        </w:rPr>
        <w:t xml:space="preserve"> au CSE central</w:t>
      </w:r>
      <w:r w:rsidR="00EE770F" w:rsidRPr="00987D06">
        <w:rPr>
          <w:rFonts w:ascii="Calibri" w:hAnsi="Calibri"/>
        </w:rPr>
        <w:t>.</w:t>
      </w:r>
    </w:p>
    <w:p w14:paraId="04AE0084" w14:textId="77777777" w:rsidR="00EE770F" w:rsidRPr="00987D06" w:rsidRDefault="00EE770F" w:rsidP="00705BD5">
      <w:pPr>
        <w:spacing w:before="120" w:line="276" w:lineRule="auto"/>
        <w:rPr>
          <w:rFonts w:ascii="Calibri" w:hAnsi="Calibri"/>
        </w:rPr>
      </w:pPr>
      <w:r w:rsidRPr="00987D06">
        <w:rPr>
          <w:rFonts w:ascii="Calibri" w:hAnsi="Calibri"/>
        </w:rPr>
        <w:t>Un bilan quantitatif et qualitatif de l’application du présent accord sera établi à cette occasion.</w:t>
      </w:r>
    </w:p>
    <w:p w14:paraId="22568638" w14:textId="77777777" w:rsidR="00EE770F" w:rsidRPr="00987D06" w:rsidRDefault="00EE770F" w:rsidP="00705BD5">
      <w:pPr>
        <w:spacing w:before="120" w:line="276" w:lineRule="auto"/>
        <w:rPr>
          <w:rFonts w:ascii="Calibri" w:hAnsi="Calibri"/>
        </w:rPr>
      </w:pPr>
      <w:r w:rsidRPr="00987D06">
        <w:rPr>
          <w:rFonts w:ascii="Calibri" w:hAnsi="Calibri"/>
        </w:rPr>
        <w:t>Les parties signataires s’accordent sur le principe d’une réunion de « revoyure » au terme de la première année d’application de l’accord pour envisager, au regard des éléments du bilan ci-dessus, son éventuelle adaptation.</w:t>
      </w:r>
    </w:p>
    <w:p w14:paraId="6C67EA02" w14:textId="77777777" w:rsidR="00EE770F" w:rsidRPr="005B3372" w:rsidRDefault="00154630"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EE770F">
        <w:rPr>
          <w:rFonts w:asciiTheme="minorHAnsi" w:hAnsiTheme="minorHAnsi" w:cstheme="minorHAnsi"/>
          <w:b/>
          <w:sz w:val="24"/>
          <w:szCs w:val="24"/>
        </w:rPr>
        <w:t xml:space="preserve">.2 </w:t>
      </w:r>
      <w:r w:rsidR="00EE770F" w:rsidRPr="005B3372">
        <w:rPr>
          <w:rFonts w:asciiTheme="minorHAnsi" w:hAnsiTheme="minorHAnsi" w:cstheme="minorHAnsi"/>
          <w:b/>
          <w:sz w:val="24"/>
          <w:szCs w:val="24"/>
        </w:rPr>
        <w:t xml:space="preserve">Durée de l’accord, entrée en vigueur </w:t>
      </w:r>
    </w:p>
    <w:p w14:paraId="69893C7F" w14:textId="77777777" w:rsidR="00EE770F" w:rsidRPr="0054179D" w:rsidRDefault="00EE770F" w:rsidP="00EE770F">
      <w:pPr>
        <w:ind w:right="-2"/>
        <w:rPr>
          <w:rFonts w:asciiTheme="minorHAnsi" w:hAnsiTheme="minorHAnsi" w:cstheme="minorHAnsi"/>
          <w:szCs w:val="22"/>
          <w:u w:val="single"/>
        </w:rPr>
      </w:pPr>
    </w:p>
    <w:p w14:paraId="50E2B205" w14:textId="77777777" w:rsidR="00EE770F" w:rsidRDefault="00EE770F" w:rsidP="00EE770F">
      <w:pPr>
        <w:ind w:right="-2"/>
        <w:rPr>
          <w:rFonts w:asciiTheme="minorHAnsi" w:hAnsiTheme="minorHAnsi" w:cstheme="minorHAnsi"/>
          <w:szCs w:val="22"/>
        </w:rPr>
      </w:pPr>
      <w:r w:rsidRPr="0054179D">
        <w:rPr>
          <w:rFonts w:asciiTheme="minorHAnsi" w:hAnsiTheme="minorHAnsi" w:cstheme="minorHAnsi"/>
          <w:szCs w:val="22"/>
        </w:rPr>
        <w:t>L’accord est conclu pour une durée déterminée de 3 ans à compter de la date de notification aux organisations syndicales.</w:t>
      </w:r>
    </w:p>
    <w:p w14:paraId="23D45A83" w14:textId="77777777" w:rsidR="00EE770F" w:rsidRPr="005B3372" w:rsidRDefault="00154630"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EE770F">
        <w:rPr>
          <w:rFonts w:asciiTheme="minorHAnsi" w:hAnsiTheme="minorHAnsi" w:cstheme="minorHAnsi"/>
          <w:b/>
          <w:sz w:val="24"/>
          <w:szCs w:val="24"/>
        </w:rPr>
        <w:t>.3 R</w:t>
      </w:r>
      <w:r w:rsidR="00EE770F" w:rsidRPr="005B3372">
        <w:rPr>
          <w:rFonts w:asciiTheme="minorHAnsi" w:hAnsiTheme="minorHAnsi" w:cstheme="minorHAnsi"/>
          <w:b/>
          <w:sz w:val="24"/>
          <w:szCs w:val="24"/>
        </w:rPr>
        <w:t>évision</w:t>
      </w:r>
    </w:p>
    <w:p w14:paraId="24A10E43" w14:textId="77777777" w:rsidR="00EE770F" w:rsidRDefault="00EE770F" w:rsidP="00EE770F">
      <w:pPr>
        <w:ind w:right="-2"/>
        <w:rPr>
          <w:rFonts w:asciiTheme="minorHAnsi" w:hAnsiTheme="minorHAnsi" w:cstheme="minorHAnsi"/>
          <w:szCs w:val="22"/>
        </w:rPr>
      </w:pPr>
    </w:p>
    <w:p w14:paraId="51ACDC6E" w14:textId="77777777" w:rsidR="00EE770F" w:rsidRPr="00BF39D2" w:rsidRDefault="00EE770F" w:rsidP="00EE770F">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6F915BB9" w14:textId="77777777" w:rsidR="00EE770F" w:rsidRPr="00BF39D2" w:rsidRDefault="00EE770F" w:rsidP="00EE770F">
      <w:pPr>
        <w:spacing w:line="260" w:lineRule="atLeast"/>
        <w:rPr>
          <w:rFonts w:ascii="Calibri" w:hAnsi="Calibri"/>
          <w:szCs w:val="22"/>
        </w:rPr>
      </w:pPr>
    </w:p>
    <w:p w14:paraId="3678BA66" w14:textId="77777777" w:rsidR="00EE770F" w:rsidRPr="00BF39D2" w:rsidRDefault="00EE770F" w:rsidP="009C12DD">
      <w:pPr>
        <w:numPr>
          <w:ilvl w:val="0"/>
          <w:numId w:val="8"/>
        </w:numPr>
        <w:spacing w:line="260" w:lineRule="atLeast"/>
        <w:contextualSpacing/>
        <w:rPr>
          <w:rFonts w:ascii="Calibri" w:hAnsi="Calibri"/>
          <w:szCs w:val="22"/>
        </w:rPr>
      </w:pPr>
      <w:proofErr w:type="gramStart"/>
      <w:r>
        <w:rPr>
          <w:rFonts w:ascii="Calibri" w:hAnsi="Calibri"/>
          <w:szCs w:val="22"/>
        </w:rPr>
        <w:lastRenderedPageBreak/>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5093AE00" w14:textId="77777777" w:rsidR="00EE770F" w:rsidRPr="00BF39D2" w:rsidRDefault="00EE770F" w:rsidP="00EE770F">
      <w:pPr>
        <w:spacing w:line="260" w:lineRule="atLeast"/>
        <w:rPr>
          <w:rFonts w:ascii="Calibri" w:hAnsi="Calibri"/>
          <w:szCs w:val="22"/>
        </w:rPr>
      </w:pPr>
    </w:p>
    <w:p w14:paraId="4C8712C3" w14:textId="77777777" w:rsidR="00EE770F" w:rsidRPr="00BF39D2" w:rsidRDefault="00EE770F" w:rsidP="009C12DD">
      <w:pPr>
        <w:numPr>
          <w:ilvl w:val="0"/>
          <w:numId w:val="8"/>
        </w:numPr>
        <w:spacing w:line="260" w:lineRule="atLeast"/>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74E797BB" w14:textId="77777777" w:rsidR="00EE770F" w:rsidRPr="00BF39D2" w:rsidRDefault="00EE770F" w:rsidP="00EE770F">
      <w:pPr>
        <w:spacing w:line="260" w:lineRule="atLeast"/>
        <w:rPr>
          <w:rFonts w:ascii="Calibri" w:hAnsi="Calibri"/>
          <w:szCs w:val="22"/>
        </w:rPr>
      </w:pPr>
    </w:p>
    <w:p w14:paraId="73B4D96A" w14:textId="77777777" w:rsidR="00EE770F" w:rsidRPr="00BF39D2" w:rsidRDefault="00EE770F" w:rsidP="00EE770F">
      <w:pPr>
        <w:spacing w:line="260" w:lineRule="atLeast"/>
        <w:rPr>
          <w:rFonts w:ascii="Calibri" w:hAnsi="Calibri"/>
          <w:szCs w:val="22"/>
        </w:rPr>
      </w:pPr>
      <w:proofErr w:type="gramStart"/>
      <w:r w:rsidRPr="00BF39D2">
        <w:rPr>
          <w:rFonts w:ascii="Calibri" w:hAnsi="Calibri"/>
          <w:szCs w:val="22"/>
        </w:rPr>
        <w:t>Suite à</w:t>
      </w:r>
      <w:proofErr w:type="gramEnd"/>
      <w:r w:rsidRPr="00BF39D2">
        <w:rPr>
          <w:rFonts w:ascii="Calibri" w:hAnsi="Calibri"/>
          <w:szCs w:val="22"/>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w:t>
      </w:r>
      <w:r>
        <w:rPr>
          <w:rFonts w:ascii="Calibri" w:hAnsi="Calibri"/>
          <w:szCs w:val="22"/>
        </w:rPr>
        <w:t>’entreprise</w:t>
      </w:r>
      <w:r w:rsidRPr="00BF39D2">
        <w:rPr>
          <w:rFonts w:ascii="Calibri" w:hAnsi="Calibri"/>
          <w:szCs w:val="22"/>
        </w:rPr>
        <w:t xml:space="preserve"> dans un délai de </w:t>
      </w:r>
      <w:r w:rsidRPr="00FF5270">
        <w:rPr>
          <w:rFonts w:ascii="Calibri" w:hAnsi="Calibri"/>
          <w:szCs w:val="22"/>
        </w:rPr>
        <w:t xml:space="preserve">deux mois </w:t>
      </w:r>
      <w:r w:rsidRPr="00F956BD">
        <w:rPr>
          <w:rFonts w:ascii="Calibri" w:hAnsi="Calibri"/>
          <w:szCs w:val="22"/>
        </w:rPr>
        <w:t>suivant</w:t>
      </w:r>
      <w:r w:rsidRPr="00BF39D2">
        <w:rPr>
          <w:rFonts w:ascii="Calibri" w:hAnsi="Calibri"/>
          <w:szCs w:val="22"/>
        </w:rPr>
        <w:t xml:space="preserve"> la réception de la demande écrite de révision. </w:t>
      </w:r>
    </w:p>
    <w:p w14:paraId="7C05BAB4" w14:textId="77777777" w:rsidR="00EE770F" w:rsidRPr="00BF39D2" w:rsidRDefault="00EE770F" w:rsidP="00705BD5">
      <w:pPr>
        <w:spacing w:before="120"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Pr>
          <w:rFonts w:ascii="Calibri" w:hAnsi="Calibri"/>
          <w:szCs w:val="22"/>
        </w:rPr>
        <w:t>’entreprise,</w:t>
      </w:r>
      <w:r w:rsidRPr="00BF39D2">
        <w:rPr>
          <w:rFonts w:ascii="Calibri" w:hAnsi="Calibri"/>
          <w:szCs w:val="22"/>
        </w:rPr>
        <w:t xml:space="preserve"> que celles-ci soient ou non signataires ou adhérentes du présent accord.</w:t>
      </w:r>
    </w:p>
    <w:p w14:paraId="02D88DB2" w14:textId="77777777" w:rsidR="00EE770F" w:rsidRPr="00BF39D2" w:rsidRDefault="00EE770F" w:rsidP="00705BD5">
      <w:pPr>
        <w:spacing w:before="120"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48C09458" w14:textId="77777777" w:rsidR="00EE770F" w:rsidRPr="00BF39D2" w:rsidRDefault="00EE770F" w:rsidP="00705BD5">
      <w:pPr>
        <w:spacing w:before="120"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F07D408" w14:textId="77777777" w:rsidR="00EE770F" w:rsidRPr="005B3372" w:rsidRDefault="00154630" w:rsidP="00EE770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EE770F">
        <w:rPr>
          <w:rFonts w:asciiTheme="minorHAnsi" w:hAnsiTheme="minorHAnsi" w:cstheme="minorHAnsi"/>
          <w:b/>
          <w:sz w:val="24"/>
          <w:szCs w:val="24"/>
        </w:rPr>
        <w:t>.4</w:t>
      </w:r>
      <w:r w:rsidR="00EE770F" w:rsidRPr="005B3372">
        <w:rPr>
          <w:rFonts w:asciiTheme="minorHAnsi" w:hAnsiTheme="minorHAnsi" w:cstheme="minorHAnsi"/>
          <w:b/>
          <w:sz w:val="24"/>
          <w:szCs w:val="24"/>
        </w:rPr>
        <w:t xml:space="preserve"> Formalités de dépôt et publicité</w:t>
      </w:r>
    </w:p>
    <w:p w14:paraId="0A5DFC25" w14:textId="77777777" w:rsidR="00EE770F" w:rsidRDefault="00EE770F" w:rsidP="00EE770F">
      <w:pPr>
        <w:ind w:right="-2"/>
        <w:rPr>
          <w:rFonts w:asciiTheme="minorHAnsi" w:hAnsiTheme="minorHAnsi" w:cstheme="minorHAnsi"/>
          <w:szCs w:val="22"/>
          <w:u w:val="single"/>
        </w:rPr>
      </w:pPr>
    </w:p>
    <w:p w14:paraId="529EC49F" w14:textId="03B22F1D" w:rsidR="00EE770F" w:rsidRPr="004D7706" w:rsidRDefault="00EE770F" w:rsidP="00EE770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signé au cours d’une séance de signature qui s’est </w:t>
      </w:r>
      <w:proofErr w:type="gramStart"/>
      <w:r w:rsidR="00F630E3">
        <w:rPr>
          <w:rFonts w:asciiTheme="minorHAnsi" w:eastAsia="MS Mincho" w:hAnsiTheme="minorHAnsi" w:cs="Calibri"/>
          <w:bCs/>
          <w:szCs w:val="22"/>
        </w:rPr>
        <w:t xml:space="preserve">terminée </w:t>
      </w:r>
      <w:r w:rsidR="00F630E3">
        <w:rPr>
          <w:rFonts w:asciiTheme="minorHAnsi" w:eastAsia="MS Mincho" w:hAnsiTheme="minorHAnsi" w:cs="Calibri"/>
          <w:bCs/>
          <w:szCs w:val="22"/>
        </w:rPr>
        <w:t xml:space="preserve"> </w:t>
      </w:r>
      <w:r w:rsidR="003019A9">
        <w:rPr>
          <w:rFonts w:asciiTheme="minorHAnsi" w:eastAsia="MS Mincho" w:hAnsiTheme="minorHAnsi" w:cs="Calibri"/>
          <w:bCs/>
          <w:szCs w:val="22"/>
        </w:rPr>
        <w:t>le</w:t>
      </w:r>
      <w:proofErr w:type="gramEnd"/>
      <w:r w:rsidR="003019A9">
        <w:rPr>
          <w:rFonts w:asciiTheme="minorHAnsi" w:eastAsia="MS Mincho" w:hAnsiTheme="minorHAnsi" w:cs="Calibri"/>
          <w:bCs/>
          <w:szCs w:val="22"/>
        </w:rPr>
        <w:t xml:space="preserve"> </w:t>
      </w:r>
      <w:r w:rsidR="00F630E3">
        <w:rPr>
          <w:rFonts w:asciiTheme="minorHAnsi" w:eastAsia="MS Mincho" w:hAnsiTheme="minorHAnsi" w:cs="Calibri"/>
          <w:bCs/>
          <w:szCs w:val="22"/>
        </w:rPr>
        <w:t>2</w:t>
      </w:r>
      <w:r w:rsidR="00712BC6">
        <w:rPr>
          <w:rFonts w:asciiTheme="minorHAnsi" w:eastAsia="MS Mincho" w:hAnsiTheme="minorHAnsi" w:cs="Calibri"/>
          <w:bCs/>
          <w:szCs w:val="22"/>
        </w:rPr>
        <w:t>9 mai 2026</w:t>
      </w:r>
      <w:r w:rsidR="00FF5270">
        <w:rPr>
          <w:rFonts w:asciiTheme="minorHAnsi" w:eastAsia="MS Mincho" w:hAnsiTheme="minorHAnsi" w:cs="Calibri"/>
          <w:bCs/>
          <w:szCs w:val="22"/>
        </w:rPr>
        <w:t>.</w:t>
      </w:r>
    </w:p>
    <w:p w14:paraId="2FE9F5E8" w14:textId="77777777" w:rsidR="00EE770F" w:rsidRPr="004D7706" w:rsidRDefault="00EE770F" w:rsidP="00705BD5">
      <w:pPr>
        <w:widowControl w:val="0"/>
        <w:suppressAutoHyphens/>
        <w:spacing w:before="120"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Pr="004D7706">
        <w:rPr>
          <w:rFonts w:asciiTheme="minorHAnsi" w:eastAsia="Arial" w:hAnsiTheme="minorHAnsi" w:cs="Arial"/>
          <w:szCs w:val="22"/>
          <w:lang w:bidi="fr-FR"/>
        </w:rPr>
        <w:t>chaque délégué syndical de l’ensemble des organisations syndicales représentatives dans l’entreprise.</w:t>
      </w:r>
    </w:p>
    <w:p w14:paraId="3D8B9F92" w14:textId="77777777" w:rsidR="00EE770F" w:rsidRPr="004D7706" w:rsidRDefault="00EE770F" w:rsidP="00705BD5">
      <w:pPr>
        <w:widowControl w:val="0"/>
        <w:suppressAutoHyphens/>
        <w:spacing w:before="120"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30757929" w14:textId="77777777" w:rsidR="00EE770F" w:rsidRDefault="00EE770F" w:rsidP="00705B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25B5DA8F" w14:textId="77777777" w:rsidR="00705BD5" w:rsidRPr="000C6465" w:rsidRDefault="00705BD5" w:rsidP="00705B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line="276" w:lineRule="auto"/>
        <w:rPr>
          <w:rFonts w:ascii="Calibri" w:eastAsia="MS Mincho" w:hAnsi="Calibri" w:cs="Calibri"/>
          <w:bCs/>
          <w:szCs w:val="22"/>
        </w:rPr>
      </w:pPr>
    </w:p>
    <w:p w14:paraId="4C8E706C" w14:textId="77777777" w:rsidR="00EE770F" w:rsidRPr="000C6465" w:rsidRDefault="00EE770F" w:rsidP="009C12DD">
      <w:pPr>
        <w:pStyle w:val="Paragraphedeliste"/>
        <w:numPr>
          <w:ilvl w:val="0"/>
          <w:numId w:val="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0F7BBC39" w14:textId="77777777" w:rsidR="00EE770F" w:rsidRDefault="00EE770F" w:rsidP="009C12DD">
      <w:pPr>
        <w:pStyle w:val="Paragraphedeliste"/>
        <w:numPr>
          <w:ilvl w:val="0"/>
          <w:numId w:val="7"/>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18F09A25" w14:textId="77777777" w:rsidR="00EE770F" w:rsidRDefault="00EE770F" w:rsidP="00EE770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61564333" w14:textId="77777777" w:rsidR="00EE770F" w:rsidRPr="00CA547D" w:rsidRDefault="00EE770F" w:rsidP="00EE770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w:t>
      </w:r>
      <w:r w:rsidRPr="00CA547D">
        <w:rPr>
          <w:rFonts w:ascii="Calibri" w:eastAsia="MS Mincho" w:hAnsi="Calibri" w:cs="Calibri"/>
          <w:bCs/>
          <w:szCs w:val="22"/>
        </w:rPr>
        <w:lastRenderedPageBreak/>
        <w:t xml:space="preserve">travail. En outre, l'employeur peut occulter les éléments portant atteinte aux intérêts stratégiques de l'entreprise. </w:t>
      </w:r>
    </w:p>
    <w:p w14:paraId="455CD97D" w14:textId="77777777" w:rsidR="00EE770F" w:rsidRDefault="00EE770F" w:rsidP="00EE770F">
      <w:pPr>
        <w:pStyle w:val="Commentaire"/>
      </w:pPr>
    </w:p>
    <w:p w14:paraId="161061B6" w14:textId="77777777" w:rsidR="006D75DA" w:rsidRDefault="006D75DA" w:rsidP="00205787">
      <w:pPr>
        <w:pStyle w:val="Texte0"/>
        <w:ind w:left="0"/>
        <w:rPr>
          <w:rFonts w:asciiTheme="minorHAnsi" w:hAnsiTheme="minorHAnsi" w:cstheme="minorHAnsi"/>
          <w:color w:val="auto"/>
        </w:rPr>
      </w:pPr>
    </w:p>
    <w:p w14:paraId="0D8139AB" w14:textId="77777777" w:rsidR="00FC5241" w:rsidRDefault="00705BD5" w:rsidP="00154630">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DD3938">
        <w:rPr>
          <w:rFonts w:asciiTheme="minorHAnsi" w:hAnsiTheme="minorHAnsi" w:cstheme="minorHAnsi"/>
          <w:color w:val="auto"/>
        </w:rPr>
        <w:t xml:space="preserve">, </w:t>
      </w:r>
    </w:p>
    <w:p w14:paraId="318E1197" w14:textId="77777777" w:rsidR="00FC5241" w:rsidRDefault="00FC5241" w:rsidP="00154630">
      <w:pPr>
        <w:pStyle w:val="Texte0"/>
        <w:ind w:left="0"/>
        <w:jc w:val="center"/>
        <w:rPr>
          <w:rFonts w:asciiTheme="minorHAnsi" w:hAnsiTheme="minorHAnsi" w:cstheme="minorHAnsi"/>
          <w:color w:val="auto"/>
        </w:rPr>
      </w:pPr>
      <w:r>
        <w:rPr>
          <w:rFonts w:asciiTheme="minorHAnsi" w:hAnsiTheme="minorHAnsi" w:cstheme="minorHAnsi"/>
          <w:color w:val="auto"/>
        </w:rPr>
        <w:t>En 6 exemplaires,</w:t>
      </w:r>
    </w:p>
    <w:p w14:paraId="324597BC" w14:textId="3BDBB936" w:rsidR="006D75DA" w:rsidRPr="00564B76" w:rsidRDefault="00DD3938" w:rsidP="00154630">
      <w:pPr>
        <w:pStyle w:val="Texte0"/>
        <w:ind w:left="0"/>
        <w:jc w:val="center"/>
        <w:rPr>
          <w:rFonts w:asciiTheme="minorHAnsi" w:hAnsiTheme="minorHAnsi" w:cstheme="minorHAnsi"/>
          <w:color w:val="auto"/>
        </w:rPr>
      </w:pPr>
      <w:proofErr w:type="gramStart"/>
      <w:r>
        <w:rPr>
          <w:rFonts w:asciiTheme="minorHAnsi" w:hAnsiTheme="minorHAnsi" w:cstheme="minorHAnsi"/>
          <w:color w:val="auto"/>
        </w:rPr>
        <w:t>le</w:t>
      </w:r>
      <w:proofErr w:type="gramEnd"/>
      <w:r>
        <w:rPr>
          <w:rFonts w:asciiTheme="minorHAnsi" w:hAnsiTheme="minorHAnsi" w:cstheme="minorHAnsi"/>
          <w:color w:val="auto"/>
        </w:rPr>
        <w:t xml:space="preserve"> </w:t>
      </w:r>
      <w:r w:rsidR="00FC5241">
        <w:rPr>
          <w:rFonts w:asciiTheme="minorHAnsi" w:hAnsiTheme="minorHAnsi" w:cstheme="minorHAnsi"/>
          <w:color w:val="auto"/>
        </w:rPr>
        <w:t>2</w:t>
      </w:r>
      <w:r w:rsidR="00F630E3">
        <w:rPr>
          <w:rFonts w:asciiTheme="minorHAnsi" w:hAnsiTheme="minorHAnsi" w:cstheme="minorHAnsi"/>
          <w:color w:val="auto"/>
        </w:rPr>
        <w:t xml:space="preserve">9 </w:t>
      </w:r>
      <w:r w:rsidR="003019A9">
        <w:rPr>
          <w:rFonts w:asciiTheme="minorHAnsi" w:hAnsiTheme="minorHAnsi" w:cstheme="minorHAnsi"/>
          <w:color w:val="auto"/>
        </w:rPr>
        <w:t xml:space="preserve">mai </w:t>
      </w:r>
      <w:r w:rsidR="00FD3E0D">
        <w:rPr>
          <w:rFonts w:asciiTheme="minorHAnsi" w:hAnsiTheme="minorHAnsi" w:cstheme="minorHAnsi"/>
          <w:color w:val="auto"/>
        </w:rPr>
        <w:t>202</w:t>
      </w:r>
      <w:r w:rsidR="00712BC6">
        <w:rPr>
          <w:rFonts w:asciiTheme="minorHAnsi" w:hAnsiTheme="minorHAnsi" w:cstheme="minorHAnsi"/>
          <w:color w:val="auto"/>
        </w:rPr>
        <w:t>6</w:t>
      </w:r>
    </w:p>
    <w:p w14:paraId="32DAE4E2" w14:textId="77777777" w:rsidR="0054179D" w:rsidRPr="006D75DA" w:rsidRDefault="0054179D" w:rsidP="00154630">
      <w:pPr>
        <w:pStyle w:val="texte"/>
        <w:spacing w:line="276" w:lineRule="auto"/>
        <w:ind w:right="-2"/>
        <w:jc w:val="center"/>
        <w:rPr>
          <w:rFonts w:asciiTheme="minorHAnsi" w:hAnsiTheme="minorHAnsi" w:cstheme="minorHAnsi"/>
          <w:smallCaps/>
          <w:szCs w:val="22"/>
        </w:rPr>
      </w:pPr>
    </w:p>
    <w:p w14:paraId="128B86EC" w14:textId="77777777" w:rsidR="00DD3938" w:rsidRDefault="00DD3938" w:rsidP="00DD3938">
      <w:pPr>
        <w:spacing w:line="276" w:lineRule="auto"/>
        <w:rPr>
          <w:rFonts w:asciiTheme="minorHAnsi" w:hAnsiTheme="minorHAnsi" w:cstheme="minorHAnsi"/>
          <w:szCs w:val="22"/>
        </w:rPr>
      </w:pPr>
    </w:p>
    <w:p w14:paraId="0DC3D6E4" w14:textId="77777777" w:rsidR="00DD3938" w:rsidRDefault="00DD3938" w:rsidP="00DD3938">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2D17A36C" w14:textId="77777777" w:rsidR="00DD3938" w:rsidRPr="00DF430E" w:rsidRDefault="00DD3938" w:rsidP="007914D1">
      <w:pPr>
        <w:spacing w:before="120"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xml:space="preserve">, </w:t>
      </w:r>
    </w:p>
    <w:p w14:paraId="7EE541B8" w14:textId="77777777" w:rsidR="00DD3938" w:rsidRDefault="00DD3938" w:rsidP="00DD3938">
      <w:pPr>
        <w:rPr>
          <w:rFonts w:asciiTheme="minorHAnsi" w:hAnsiTheme="minorHAnsi" w:cstheme="minorHAnsi"/>
          <w:b/>
          <w:bCs/>
          <w:szCs w:val="22"/>
          <w:highlight w:val="lightGray"/>
        </w:rPr>
      </w:pPr>
    </w:p>
    <w:p w14:paraId="3C1727BB" w14:textId="77777777" w:rsidR="00DD3938" w:rsidRDefault="00DD3938" w:rsidP="00DD3938">
      <w:pPr>
        <w:rPr>
          <w:rFonts w:asciiTheme="minorHAnsi" w:hAnsiTheme="minorHAnsi" w:cstheme="minorHAnsi"/>
          <w:b/>
          <w:bCs/>
          <w:szCs w:val="22"/>
          <w:highlight w:val="lightGray"/>
        </w:rPr>
      </w:pPr>
    </w:p>
    <w:p w14:paraId="5F5BFC63" w14:textId="77777777" w:rsidR="00DD3938" w:rsidRPr="0054179D" w:rsidRDefault="00DD3938" w:rsidP="00DD3938">
      <w:pPr>
        <w:rPr>
          <w:rFonts w:asciiTheme="minorHAnsi" w:hAnsiTheme="minorHAnsi" w:cstheme="minorHAnsi"/>
          <w:b/>
          <w:bCs/>
          <w:szCs w:val="22"/>
          <w:highlight w:val="lightGray"/>
        </w:rPr>
      </w:pPr>
    </w:p>
    <w:p w14:paraId="66EE386E" w14:textId="77777777" w:rsidR="00DD3938" w:rsidRPr="00DD3938" w:rsidRDefault="00DD3938" w:rsidP="00DD3938">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5BF7C553" w14:textId="77777777" w:rsidR="00DD3938" w:rsidRDefault="00DD3938" w:rsidP="00DD3938">
      <w:pPr>
        <w:ind w:right="-2"/>
        <w:contextualSpacing/>
        <w:rPr>
          <w:rFonts w:asciiTheme="minorHAnsi" w:hAnsiTheme="minorHAnsi" w:cstheme="minorHAnsi"/>
          <w:szCs w:val="22"/>
        </w:rPr>
      </w:pPr>
    </w:p>
    <w:p w14:paraId="4B59FA89" w14:textId="77777777" w:rsidR="00C532AF" w:rsidRDefault="00C532AF" w:rsidP="00DD3938">
      <w:pPr>
        <w:ind w:right="-2"/>
        <w:contextualSpacing/>
        <w:rPr>
          <w:rFonts w:asciiTheme="minorHAnsi" w:hAnsiTheme="minorHAnsi" w:cstheme="minorHAnsi"/>
          <w:szCs w:val="22"/>
        </w:rPr>
      </w:pPr>
      <w:r>
        <w:rPr>
          <w:rFonts w:asciiTheme="minorHAnsi" w:hAnsiTheme="minorHAnsi" w:cstheme="minorHAnsi"/>
          <w:szCs w:val="22"/>
        </w:rPr>
        <w:t>O</w:t>
      </w:r>
      <w:r w:rsidR="00DD3938" w:rsidRPr="00DD3938">
        <w:rPr>
          <w:rFonts w:asciiTheme="minorHAnsi" w:hAnsiTheme="minorHAnsi" w:cstheme="minorHAnsi"/>
          <w:szCs w:val="22"/>
        </w:rPr>
        <w:t xml:space="preserve">rganisation syndicale </w:t>
      </w:r>
      <w:r w:rsidR="00DD3938" w:rsidRPr="00DD3938">
        <w:rPr>
          <w:rFonts w:asciiTheme="minorHAnsi" w:hAnsiTheme="minorHAnsi" w:cstheme="minorHAnsi"/>
          <w:b/>
          <w:szCs w:val="22"/>
        </w:rPr>
        <w:t>CGT-FO</w:t>
      </w:r>
      <w:r w:rsidR="00DD3938" w:rsidRPr="00DD3938">
        <w:rPr>
          <w:rFonts w:asciiTheme="minorHAnsi" w:hAnsiTheme="minorHAnsi" w:cstheme="minorHAnsi"/>
          <w:szCs w:val="22"/>
        </w:rPr>
        <w:t xml:space="preserve"> </w:t>
      </w:r>
    </w:p>
    <w:p w14:paraId="55ED3D80" w14:textId="77777777" w:rsidR="00DD3938" w:rsidRPr="00DD3938" w:rsidRDefault="00DD3938" w:rsidP="00DD3938">
      <w:pPr>
        <w:ind w:right="-2"/>
        <w:contextualSpacing/>
        <w:rPr>
          <w:rFonts w:asciiTheme="minorHAnsi" w:hAnsiTheme="minorHAnsi" w:cstheme="minorHAnsi"/>
          <w:szCs w:val="22"/>
        </w:rPr>
      </w:pPr>
      <w:r w:rsidRPr="00DD3938">
        <w:rPr>
          <w:rFonts w:asciiTheme="minorHAnsi" w:hAnsiTheme="minorHAnsi" w:cstheme="minorHAnsi"/>
          <w:szCs w:val="22"/>
        </w:rPr>
        <w:t>Monsieu</w:t>
      </w:r>
      <w:r w:rsidR="00C532AF">
        <w:rPr>
          <w:rFonts w:asciiTheme="minorHAnsi" w:hAnsiTheme="minorHAnsi" w:cstheme="minorHAnsi"/>
          <w:szCs w:val="22"/>
        </w:rPr>
        <w:t xml:space="preserve">r </w:t>
      </w:r>
      <w:r w:rsidR="00FD3E0D">
        <w:rPr>
          <w:rFonts w:asciiTheme="minorHAnsi" w:hAnsiTheme="minorHAnsi" w:cstheme="minorHAnsi"/>
          <w:szCs w:val="22"/>
        </w:rPr>
        <w:t>David DI PERI</w:t>
      </w:r>
    </w:p>
    <w:p w14:paraId="095D2847" w14:textId="77777777" w:rsidR="00DD3938" w:rsidRDefault="00DD3938" w:rsidP="00DD3938">
      <w:pPr>
        <w:pStyle w:val="Paragraphedeliste"/>
        <w:ind w:left="0" w:right="-2"/>
        <w:contextualSpacing/>
        <w:rPr>
          <w:rFonts w:asciiTheme="minorHAnsi" w:hAnsiTheme="minorHAnsi" w:cstheme="minorHAnsi"/>
          <w:szCs w:val="22"/>
        </w:rPr>
      </w:pPr>
    </w:p>
    <w:p w14:paraId="55DED7ED" w14:textId="77777777" w:rsidR="00C532AF" w:rsidRDefault="00C532AF" w:rsidP="00DD3938">
      <w:pPr>
        <w:pStyle w:val="Paragraphedeliste"/>
        <w:ind w:left="0" w:right="-2"/>
        <w:contextualSpacing/>
        <w:rPr>
          <w:rFonts w:asciiTheme="minorHAnsi" w:hAnsiTheme="minorHAnsi" w:cstheme="minorHAnsi"/>
          <w:szCs w:val="22"/>
        </w:rPr>
      </w:pPr>
    </w:p>
    <w:p w14:paraId="610E7869" w14:textId="77777777" w:rsidR="00C532AF" w:rsidRPr="00DF430E" w:rsidRDefault="00C532AF" w:rsidP="00DD3938">
      <w:pPr>
        <w:pStyle w:val="Paragraphedeliste"/>
        <w:ind w:left="0" w:right="-2"/>
        <w:contextualSpacing/>
        <w:rPr>
          <w:rFonts w:asciiTheme="minorHAnsi" w:hAnsiTheme="minorHAnsi" w:cstheme="minorHAnsi"/>
          <w:szCs w:val="22"/>
        </w:rPr>
      </w:pPr>
    </w:p>
    <w:p w14:paraId="032E41C5" w14:textId="77777777" w:rsidR="00C532AF" w:rsidRDefault="00C532AF" w:rsidP="00DD3938">
      <w:pPr>
        <w:ind w:right="-2"/>
        <w:contextualSpacing/>
        <w:rPr>
          <w:rFonts w:asciiTheme="minorHAnsi" w:hAnsiTheme="minorHAnsi" w:cstheme="minorHAnsi"/>
          <w:szCs w:val="22"/>
        </w:rPr>
      </w:pPr>
      <w:r>
        <w:rPr>
          <w:rFonts w:asciiTheme="minorHAnsi" w:hAnsiTheme="minorHAnsi" w:cstheme="minorHAnsi"/>
          <w:szCs w:val="22"/>
        </w:rPr>
        <w:t>O</w:t>
      </w:r>
      <w:r w:rsidR="00DD3938" w:rsidRPr="00DD3938">
        <w:rPr>
          <w:rFonts w:asciiTheme="minorHAnsi" w:hAnsiTheme="minorHAnsi" w:cstheme="minorHAnsi"/>
          <w:szCs w:val="22"/>
        </w:rPr>
        <w:t xml:space="preserve">rganisation syndicale </w:t>
      </w:r>
      <w:r w:rsidR="00DD3938" w:rsidRPr="00DD3938">
        <w:rPr>
          <w:rFonts w:asciiTheme="minorHAnsi" w:hAnsiTheme="minorHAnsi" w:cstheme="minorHAnsi"/>
          <w:b/>
          <w:szCs w:val="22"/>
        </w:rPr>
        <w:t>Sud Santé-Sociaux</w:t>
      </w:r>
      <w:r w:rsidR="00DD3938" w:rsidRPr="00DD3938">
        <w:rPr>
          <w:rFonts w:asciiTheme="minorHAnsi" w:hAnsiTheme="minorHAnsi" w:cstheme="minorHAnsi"/>
          <w:szCs w:val="22"/>
        </w:rPr>
        <w:t xml:space="preserve"> </w:t>
      </w:r>
    </w:p>
    <w:p w14:paraId="209DCC14" w14:textId="77777777" w:rsidR="00DD3938" w:rsidRPr="00DD3938" w:rsidRDefault="00FD3E0D" w:rsidP="00DD3938">
      <w:pPr>
        <w:ind w:right="-2"/>
        <w:contextualSpacing/>
        <w:rPr>
          <w:rFonts w:asciiTheme="minorHAnsi" w:hAnsiTheme="minorHAnsi" w:cstheme="minorHAnsi"/>
          <w:szCs w:val="22"/>
        </w:rPr>
      </w:pPr>
      <w:r>
        <w:rPr>
          <w:rFonts w:asciiTheme="minorHAnsi" w:hAnsiTheme="minorHAnsi" w:cstheme="minorHAnsi"/>
          <w:szCs w:val="22"/>
        </w:rPr>
        <w:t>Monsieur Julien ROSAN</w:t>
      </w:r>
      <w:r w:rsidR="00DD3938" w:rsidRPr="00DD3938">
        <w:rPr>
          <w:rFonts w:asciiTheme="minorHAnsi" w:hAnsiTheme="minorHAnsi" w:cstheme="minorHAnsi"/>
          <w:szCs w:val="22"/>
        </w:rPr>
        <w:t xml:space="preserve"> </w:t>
      </w:r>
    </w:p>
    <w:p w14:paraId="60AAE6DE" w14:textId="77777777" w:rsidR="00DD3938" w:rsidRDefault="00DD3938" w:rsidP="00DD3938">
      <w:pPr>
        <w:pStyle w:val="Paragraphedeliste"/>
        <w:ind w:left="0"/>
        <w:rPr>
          <w:rFonts w:asciiTheme="minorHAnsi" w:hAnsiTheme="minorHAnsi" w:cstheme="minorHAnsi"/>
          <w:szCs w:val="22"/>
        </w:rPr>
      </w:pPr>
    </w:p>
    <w:p w14:paraId="1767CE0F" w14:textId="77777777" w:rsidR="00C532AF" w:rsidRDefault="00C532AF" w:rsidP="00DD3938">
      <w:pPr>
        <w:pStyle w:val="Paragraphedeliste"/>
        <w:ind w:left="0"/>
        <w:rPr>
          <w:rFonts w:asciiTheme="minorHAnsi" w:hAnsiTheme="minorHAnsi" w:cstheme="minorHAnsi"/>
          <w:szCs w:val="22"/>
        </w:rPr>
      </w:pPr>
    </w:p>
    <w:p w14:paraId="0458CF26" w14:textId="77777777" w:rsidR="00C532AF" w:rsidRPr="009D7F5A" w:rsidRDefault="00C532AF" w:rsidP="00DD3938">
      <w:pPr>
        <w:pStyle w:val="Paragraphedeliste"/>
        <w:ind w:left="0"/>
        <w:rPr>
          <w:rFonts w:asciiTheme="minorHAnsi" w:hAnsiTheme="minorHAnsi" w:cstheme="minorHAnsi"/>
          <w:szCs w:val="22"/>
        </w:rPr>
      </w:pPr>
    </w:p>
    <w:p w14:paraId="5E0F9309" w14:textId="77777777" w:rsidR="00C532AF" w:rsidRDefault="00C532AF" w:rsidP="00DD3938">
      <w:pPr>
        <w:ind w:right="-2"/>
        <w:contextualSpacing/>
        <w:rPr>
          <w:rFonts w:asciiTheme="minorHAnsi" w:hAnsiTheme="minorHAnsi" w:cstheme="minorHAnsi"/>
          <w:szCs w:val="22"/>
        </w:rPr>
      </w:pPr>
      <w:r>
        <w:rPr>
          <w:rFonts w:asciiTheme="minorHAnsi" w:hAnsiTheme="minorHAnsi" w:cstheme="minorHAnsi"/>
          <w:szCs w:val="22"/>
        </w:rPr>
        <w:t>O</w:t>
      </w:r>
      <w:r w:rsidR="00DD3938" w:rsidRPr="00DD3938">
        <w:rPr>
          <w:rFonts w:asciiTheme="minorHAnsi" w:hAnsiTheme="minorHAnsi" w:cstheme="minorHAnsi"/>
          <w:szCs w:val="22"/>
        </w:rPr>
        <w:t xml:space="preserve">rganisation syndicale </w:t>
      </w:r>
      <w:r w:rsidR="00DD3938" w:rsidRPr="00DD3938">
        <w:rPr>
          <w:rFonts w:asciiTheme="minorHAnsi" w:hAnsiTheme="minorHAnsi" w:cstheme="minorHAnsi"/>
          <w:b/>
          <w:szCs w:val="22"/>
        </w:rPr>
        <w:t>CFE-CGC</w:t>
      </w:r>
      <w:r w:rsidR="00DD3938" w:rsidRPr="00DD3938">
        <w:rPr>
          <w:rFonts w:asciiTheme="minorHAnsi" w:hAnsiTheme="minorHAnsi" w:cstheme="minorHAnsi"/>
          <w:szCs w:val="22"/>
        </w:rPr>
        <w:t xml:space="preserve"> </w:t>
      </w:r>
    </w:p>
    <w:p w14:paraId="16889CE2" w14:textId="77777777" w:rsidR="00DD3938" w:rsidRDefault="00DD3938" w:rsidP="00DD3938">
      <w:pPr>
        <w:ind w:right="-2"/>
        <w:contextualSpacing/>
        <w:rPr>
          <w:rFonts w:asciiTheme="minorHAnsi" w:hAnsiTheme="minorHAnsi" w:cstheme="minorHAnsi"/>
          <w:szCs w:val="22"/>
        </w:rPr>
      </w:pPr>
      <w:r w:rsidRPr="00DD3938">
        <w:rPr>
          <w:rFonts w:asciiTheme="minorHAnsi" w:hAnsiTheme="minorHAnsi" w:cstheme="minorHAnsi"/>
          <w:szCs w:val="22"/>
        </w:rPr>
        <w:t>M</w:t>
      </w:r>
      <w:r w:rsidR="00FD3E0D">
        <w:rPr>
          <w:rFonts w:asciiTheme="minorHAnsi" w:hAnsiTheme="minorHAnsi" w:cstheme="minorHAnsi"/>
          <w:szCs w:val="22"/>
        </w:rPr>
        <w:t xml:space="preserve">onsieur Maxime BREMAUD </w:t>
      </w:r>
    </w:p>
    <w:p w14:paraId="11F75110" w14:textId="77777777" w:rsidR="00C532AF" w:rsidRDefault="00C532AF" w:rsidP="00DD3938">
      <w:pPr>
        <w:ind w:right="-2"/>
        <w:contextualSpacing/>
        <w:rPr>
          <w:rFonts w:asciiTheme="minorHAnsi" w:hAnsiTheme="minorHAnsi" w:cstheme="minorHAnsi"/>
          <w:szCs w:val="22"/>
        </w:rPr>
      </w:pPr>
    </w:p>
    <w:p w14:paraId="57ED86D0" w14:textId="77777777" w:rsidR="00C532AF" w:rsidRPr="00DD3938" w:rsidRDefault="00C532AF" w:rsidP="00DD3938">
      <w:pPr>
        <w:ind w:right="-2"/>
        <w:contextualSpacing/>
        <w:rPr>
          <w:rFonts w:asciiTheme="minorHAnsi" w:hAnsiTheme="minorHAnsi" w:cstheme="minorHAnsi"/>
          <w:szCs w:val="22"/>
        </w:rPr>
      </w:pPr>
    </w:p>
    <w:p w14:paraId="4E59B5A6" w14:textId="77777777" w:rsidR="00DD3938" w:rsidRPr="0054179D" w:rsidRDefault="00DD3938" w:rsidP="00DD3938">
      <w:pPr>
        <w:pStyle w:val="texte"/>
        <w:spacing w:line="276" w:lineRule="auto"/>
        <w:rPr>
          <w:rFonts w:asciiTheme="minorHAnsi" w:hAnsiTheme="minorHAnsi" w:cstheme="minorHAnsi"/>
          <w:b/>
          <w:smallCaps/>
          <w:szCs w:val="22"/>
          <w:u w:val="single"/>
        </w:rPr>
      </w:pPr>
    </w:p>
    <w:sectPr w:rsidR="00DD3938" w:rsidRPr="0054179D" w:rsidSect="006A469A">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EF18C" w14:textId="77777777" w:rsidR="00B0581F" w:rsidRDefault="00B0581F" w:rsidP="008502AE">
      <w:r>
        <w:separator/>
      </w:r>
    </w:p>
  </w:endnote>
  <w:endnote w:type="continuationSeparator" w:id="0">
    <w:p w14:paraId="17DF0C4F" w14:textId="77777777" w:rsidR="00B0581F" w:rsidRDefault="00B0581F"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7005" w14:textId="77777777" w:rsidR="00C27A74" w:rsidRDefault="00C27A74" w:rsidP="00C27A74">
    <w:pPr>
      <w:pStyle w:val="En-tte"/>
    </w:pPr>
  </w:p>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649A1ECB" w14:textId="77777777" w:rsidR="00C27A74" w:rsidRPr="00C75ED2" w:rsidRDefault="00C27A74" w:rsidP="00C27A74">
            <w:pPr>
              <w:pStyle w:val="Pieddepage"/>
              <w:tabs>
                <w:tab w:val="left" w:pos="7088"/>
              </w:tabs>
            </w:pPr>
            <w:r>
              <w:rPr>
                <w:rFonts w:asciiTheme="minorHAnsi" w:hAnsiTheme="minorHAnsi" w:cstheme="minorHAnsi"/>
                <w:sz w:val="20"/>
              </w:rPr>
              <w:t>Accord Egalité F/H</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FC5241">
              <w:rPr>
                <w:rFonts w:asciiTheme="minorHAnsi" w:hAnsiTheme="minorHAnsi" w:cstheme="minorHAnsi"/>
                <w:bCs/>
                <w:noProof/>
                <w:sz w:val="20"/>
              </w:rPr>
              <w:t>7</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FC5241">
              <w:rPr>
                <w:rFonts w:asciiTheme="minorHAnsi" w:hAnsiTheme="minorHAnsi" w:cstheme="minorHAnsi"/>
                <w:bCs/>
                <w:noProof/>
                <w:sz w:val="20"/>
              </w:rPr>
              <w:t>12</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Paraphes :</w:t>
            </w:r>
          </w:p>
        </w:sdtContent>
      </w:sdt>
    </w:sdtContent>
  </w:sdt>
  <w:p w14:paraId="079C4DAE" w14:textId="77777777" w:rsidR="006554C6" w:rsidRPr="00C27A74" w:rsidRDefault="006554C6" w:rsidP="00C27A7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2BC6" w14:textId="77777777" w:rsidR="00C27A74" w:rsidRPr="001F2572" w:rsidRDefault="00C27A74" w:rsidP="00C27A74">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Egalité F/H</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p w14:paraId="50DB193B" w14:textId="77777777" w:rsidR="00C26FA7" w:rsidRPr="00041380" w:rsidRDefault="00C26FA7" w:rsidP="000413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9AB3" w14:textId="77777777" w:rsidR="00B0581F" w:rsidRDefault="00B0581F" w:rsidP="008502AE">
      <w:r>
        <w:separator/>
      </w:r>
    </w:p>
  </w:footnote>
  <w:footnote w:type="continuationSeparator" w:id="0">
    <w:p w14:paraId="5924868D" w14:textId="77777777" w:rsidR="00B0581F" w:rsidRDefault="00B0581F"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D232DF" w14:paraId="7E3115B4" w14:textId="77777777" w:rsidTr="00CA6D58">
      <w:trPr>
        <w:trHeight w:val="508"/>
      </w:trPr>
      <w:tc>
        <w:tcPr>
          <w:tcW w:w="4416" w:type="pct"/>
          <w:tcBorders>
            <w:bottom w:val="single" w:sz="4" w:space="0" w:color="FF5E00"/>
          </w:tcBorders>
          <w:vAlign w:val="center"/>
        </w:tcPr>
        <w:p w14:paraId="776767A5" w14:textId="77777777" w:rsidR="00D232DF" w:rsidRDefault="00D232DF" w:rsidP="00D232DF"/>
      </w:tc>
      <w:tc>
        <w:tcPr>
          <w:tcW w:w="584" w:type="pct"/>
          <w:vMerge w:val="restart"/>
          <w:vAlign w:val="center"/>
        </w:tcPr>
        <w:p w14:paraId="55000E4A" w14:textId="77777777" w:rsidR="00D232DF" w:rsidRDefault="00A44351"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D232DF" w14:paraId="64824D82" w14:textId="77777777" w:rsidTr="00CA6D58">
      <w:trPr>
        <w:trHeight w:val="509"/>
      </w:trPr>
      <w:tc>
        <w:tcPr>
          <w:tcW w:w="4416" w:type="pct"/>
          <w:tcBorders>
            <w:top w:val="single" w:sz="4" w:space="0" w:color="FF5E00"/>
          </w:tcBorders>
          <w:vAlign w:val="center"/>
        </w:tcPr>
        <w:p w14:paraId="3C1A9F04" w14:textId="77777777" w:rsidR="00D232DF" w:rsidRDefault="00D232DF" w:rsidP="00D232DF"/>
      </w:tc>
      <w:tc>
        <w:tcPr>
          <w:tcW w:w="584" w:type="pct"/>
          <w:vMerge/>
          <w:vAlign w:val="center"/>
        </w:tcPr>
        <w:p w14:paraId="64532369" w14:textId="77777777" w:rsidR="00D232DF" w:rsidRDefault="00D232DF" w:rsidP="00D232DF"/>
      </w:tc>
    </w:tr>
  </w:tbl>
  <w:p w14:paraId="75E4504F" w14:textId="77777777" w:rsidR="00D232DF" w:rsidRDefault="00D232DF" w:rsidP="00D232DF">
    <w:pPr>
      <w:pStyle w:val="En-tte"/>
    </w:pPr>
  </w:p>
  <w:p w14:paraId="52E9EFF8" w14:textId="77777777" w:rsidR="00D232DF" w:rsidRDefault="00D232D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D232DF" w:rsidRPr="00185B20" w14:paraId="41FC070D" w14:textId="77777777" w:rsidTr="00CA6D58">
      <w:trPr>
        <w:trHeight w:val="1247"/>
      </w:trPr>
      <w:tc>
        <w:tcPr>
          <w:tcW w:w="7655" w:type="dxa"/>
          <w:vAlign w:val="center"/>
        </w:tcPr>
        <w:p w14:paraId="0DB0B7E7" w14:textId="73574F19" w:rsidR="00D232DF" w:rsidRPr="0036558B" w:rsidRDefault="00D232DF" w:rsidP="00CA6D58">
          <w:pPr>
            <w:pStyle w:val="Titredocument"/>
            <w:spacing w:before="0"/>
            <w:jc w:val="center"/>
          </w:pPr>
          <w:r>
            <w:t>A</w:t>
          </w:r>
          <w:r w:rsidR="0054179D">
            <w:t>CCORD D’ENTREPRISE RELATIF A L’EGALITE</w:t>
          </w:r>
          <w:r w:rsidR="00B93A40">
            <w:t xml:space="preserve"> ENTRE LES FEMMES ET LES HOMMES</w:t>
          </w:r>
        </w:p>
      </w:tc>
      <w:tc>
        <w:tcPr>
          <w:tcW w:w="2410" w:type="dxa"/>
        </w:tcPr>
        <w:p w14:paraId="4F8BD1CA" w14:textId="77777777" w:rsidR="00D232DF" w:rsidRPr="00185B20" w:rsidRDefault="00A44351"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7CA7614D" w14:textId="77777777" w:rsidR="00D232DF" w:rsidRPr="00C74053" w:rsidRDefault="00D232DF" w:rsidP="00D232DF">
    <w:pPr>
      <w:pStyle w:val="En-tte"/>
    </w:pPr>
  </w:p>
  <w:p w14:paraId="3C4CB02C" w14:textId="77777777" w:rsidR="006554C6" w:rsidRPr="00C26FA7" w:rsidRDefault="006554C6">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94B0B"/>
    <w:multiLevelType w:val="hybridMultilevel"/>
    <w:tmpl w:val="A254D98A"/>
    <w:lvl w:ilvl="0" w:tplc="568C9B4E">
      <w:start w:val="8"/>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0D5583"/>
    <w:multiLevelType w:val="hybridMultilevel"/>
    <w:tmpl w:val="AADE9618"/>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78D235F"/>
    <w:multiLevelType w:val="hybridMultilevel"/>
    <w:tmpl w:val="B51EC5DA"/>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1E472F30"/>
    <w:multiLevelType w:val="hybridMultilevel"/>
    <w:tmpl w:val="FFB2E770"/>
    <w:lvl w:ilvl="0" w:tplc="4F32B908">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DA7274C"/>
    <w:multiLevelType w:val="hybridMultilevel"/>
    <w:tmpl w:val="8624B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6840506"/>
    <w:multiLevelType w:val="hybridMultilevel"/>
    <w:tmpl w:val="BA1EB40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F885672"/>
    <w:multiLevelType w:val="hybridMultilevel"/>
    <w:tmpl w:val="274CD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D394D01"/>
    <w:multiLevelType w:val="hybridMultilevel"/>
    <w:tmpl w:val="B568F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3647075">
    <w:abstractNumId w:val="8"/>
  </w:num>
  <w:num w:numId="2" w16cid:durableId="2091384904">
    <w:abstractNumId w:val="3"/>
  </w:num>
  <w:num w:numId="3" w16cid:durableId="176778791">
    <w:abstractNumId w:val="4"/>
  </w:num>
  <w:num w:numId="4" w16cid:durableId="166596489">
    <w:abstractNumId w:val="10"/>
  </w:num>
  <w:num w:numId="5" w16cid:durableId="1681736904">
    <w:abstractNumId w:val="9"/>
  </w:num>
  <w:num w:numId="6" w16cid:durableId="1119644679">
    <w:abstractNumId w:val="0"/>
  </w:num>
  <w:num w:numId="7" w16cid:durableId="876505400">
    <w:abstractNumId w:val="6"/>
  </w:num>
  <w:num w:numId="8" w16cid:durableId="2018462566">
    <w:abstractNumId w:val="7"/>
  </w:num>
  <w:num w:numId="9" w16cid:durableId="1540239977">
    <w:abstractNumId w:val="11"/>
  </w:num>
  <w:num w:numId="10" w16cid:durableId="351223105">
    <w:abstractNumId w:val="2"/>
  </w:num>
  <w:num w:numId="11" w16cid:durableId="725030446">
    <w:abstractNumId w:val="5"/>
  </w:num>
  <w:num w:numId="12" w16cid:durableId="685910636">
    <w:abstractNumId w:val="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 Bouedec Herve">
    <w15:presenceInfo w15:providerId="AD" w15:userId="S::Herve.LeBouedec@ico.unicancer.fr::d7b93540-9910-4423-9aea-23d78c9842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5DE2"/>
    <w:rsid w:val="00034629"/>
    <w:rsid w:val="0004083F"/>
    <w:rsid w:val="00041380"/>
    <w:rsid w:val="00041FF8"/>
    <w:rsid w:val="00046800"/>
    <w:rsid w:val="00051F9B"/>
    <w:rsid w:val="00066FC6"/>
    <w:rsid w:val="0006797C"/>
    <w:rsid w:val="00077C82"/>
    <w:rsid w:val="00087640"/>
    <w:rsid w:val="00093E70"/>
    <w:rsid w:val="000A1F42"/>
    <w:rsid w:val="000B14A0"/>
    <w:rsid w:val="000C7FEE"/>
    <w:rsid w:val="000D5C89"/>
    <w:rsid w:val="000E1DA1"/>
    <w:rsid w:val="000E2C1B"/>
    <w:rsid w:val="0011625B"/>
    <w:rsid w:val="00145C87"/>
    <w:rsid w:val="00154630"/>
    <w:rsid w:val="0018084B"/>
    <w:rsid w:val="001A264F"/>
    <w:rsid w:val="001B0CF2"/>
    <w:rsid w:val="001B5BBE"/>
    <w:rsid w:val="001B7987"/>
    <w:rsid w:val="001C17CD"/>
    <w:rsid w:val="001D18F4"/>
    <w:rsid w:val="001F4AB2"/>
    <w:rsid w:val="00205787"/>
    <w:rsid w:val="0024487D"/>
    <w:rsid w:val="00246742"/>
    <w:rsid w:val="00247398"/>
    <w:rsid w:val="00247CF6"/>
    <w:rsid w:val="00255E40"/>
    <w:rsid w:val="00256A45"/>
    <w:rsid w:val="00293E6F"/>
    <w:rsid w:val="002B17B0"/>
    <w:rsid w:val="002B2353"/>
    <w:rsid w:val="002D11E6"/>
    <w:rsid w:val="002E06A7"/>
    <w:rsid w:val="003019A9"/>
    <w:rsid w:val="003046BF"/>
    <w:rsid w:val="0031338F"/>
    <w:rsid w:val="00327493"/>
    <w:rsid w:val="00352B25"/>
    <w:rsid w:val="00397448"/>
    <w:rsid w:val="003B0AC4"/>
    <w:rsid w:val="003C52B6"/>
    <w:rsid w:val="003C622D"/>
    <w:rsid w:val="003E0953"/>
    <w:rsid w:val="003F1DA9"/>
    <w:rsid w:val="003F2A5B"/>
    <w:rsid w:val="003F781B"/>
    <w:rsid w:val="00407ED6"/>
    <w:rsid w:val="00413682"/>
    <w:rsid w:val="0041399D"/>
    <w:rsid w:val="00416551"/>
    <w:rsid w:val="00424085"/>
    <w:rsid w:val="004253C6"/>
    <w:rsid w:val="0042620D"/>
    <w:rsid w:val="0044442A"/>
    <w:rsid w:val="0045077E"/>
    <w:rsid w:val="004728E7"/>
    <w:rsid w:val="00494223"/>
    <w:rsid w:val="004E04B9"/>
    <w:rsid w:val="004F69E2"/>
    <w:rsid w:val="005006D5"/>
    <w:rsid w:val="0051693B"/>
    <w:rsid w:val="00520AB1"/>
    <w:rsid w:val="00521177"/>
    <w:rsid w:val="00522177"/>
    <w:rsid w:val="0054061A"/>
    <w:rsid w:val="0054179D"/>
    <w:rsid w:val="00545EF2"/>
    <w:rsid w:val="005463A0"/>
    <w:rsid w:val="0055538F"/>
    <w:rsid w:val="00555AD9"/>
    <w:rsid w:val="00565620"/>
    <w:rsid w:val="005674CC"/>
    <w:rsid w:val="0058574B"/>
    <w:rsid w:val="005C2989"/>
    <w:rsid w:val="005D0B2F"/>
    <w:rsid w:val="005F3209"/>
    <w:rsid w:val="005F6717"/>
    <w:rsid w:val="00623D71"/>
    <w:rsid w:val="00634EC4"/>
    <w:rsid w:val="00640BD2"/>
    <w:rsid w:val="00647342"/>
    <w:rsid w:val="006554C6"/>
    <w:rsid w:val="00656A22"/>
    <w:rsid w:val="0066370F"/>
    <w:rsid w:val="0067269A"/>
    <w:rsid w:val="00677A24"/>
    <w:rsid w:val="00682348"/>
    <w:rsid w:val="006829F8"/>
    <w:rsid w:val="00684A01"/>
    <w:rsid w:val="00684A12"/>
    <w:rsid w:val="00687908"/>
    <w:rsid w:val="00696C25"/>
    <w:rsid w:val="006A469A"/>
    <w:rsid w:val="006C4A42"/>
    <w:rsid w:val="006D0A44"/>
    <w:rsid w:val="006D3E8A"/>
    <w:rsid w:val="006D6427"/>
    <w:rsid w:val="006D75DA"/>
    <w:rsid w:val="006F30A6"/>
    <w:rsid w:val="00705BD5"/>
    <w:rsid w:val="007119D4"/>
    <w:rsid w:val="00712BC6"/>
    <w:rsid w:val="00722518"/>
    <w:rsid w:val="00723358"/>
    <w:rsid w:val="0072766F"/>
    <w:rsid w:val="00736DB0"/>
    <w:rsid w:val="00745149"/>
    <w:rsid w:val="00760051"/>
    <w:rsid w:val="007850C3"/>
    <w:rsid w:val="007870F6"/>
    <w:rsid w:val="007914D1"/>
    <w:rsid w:val="007A56D2"/>
    <w:rsid w:val="007B482B"/>
    <w:rsid w:val="007C1811"/>
    <w:rsid w:val="007C204A"/>
    <w:rsid w:val="007C25DF"/>
    <w:rsid w:val="007C62B0"/>
    <w:rsid w:val="007D05BE"/>
    <w:rsid w:val="007E2DB8"/>
    <w:rsid w:val="007E61F2"/>
    <w:rsid w:val="00825A0E"/>
    <w:rsid w:val="00831597"/>
    <w:rsid w:val="00835BCF"/>
    <w:rsid w:val="00841AE2"/>
    <w:rsid w:val="00843F88"/>
    <w:rsid w:val="008502AE"/>
    <w:rsid w:val="0085350A"/>
    <w:rsid w:val="008611FB"/>
    <w:rsid w:val="00872E4D"/>
    <w:rsid w:val="008C0E80"/>
    <w:rsid w:val="008C2EF8"/>
    <w:rsid w:val="008C6065"/>
    <w:rsid w:val="008D1920"/>
    <w:rsid w:val="008D3D49"/>
    <w:rsid w:val="00925E66"/>
    <w:rsid w:val="00936B42"/>
    <w:rsid w:val="00944101"/>
    <w:rsid w:val="00947E44"/>
    <w:rsid w:val="009831E4"/>
    <w:rsid w:val="0098496E"/>
    <w:rsid w:val="00991461"/>
    <w:rsid w:val="0099476E"/>
    <w:rsid w:val="00996E68"/>
    <w:rsid w:val="00997918"/>
    <w:rsid w:val="009C12DD"/>
    <w:rsid w:val="009C29AB"/>
    <w:rsid w:val="009C5EFA"/>
    <w:rsid w:val="009E26F9"/>
    <w:rsid w:val="009E2E87"/>
    <w:rsid w:val="00A0695E"/>
    <w:rsid w:val="00A266EF"/>
    <w:rsid w:val="00A33655"/>
    <w:rsid w:val="00A35D44"/>
    <w:rsid w:val="00A40E75"/>
    <w:rsid w:val="00A41818"/>
    <w:rsid w:val="00A44351"/>
    <w:rsid w:val="00A6150A"/>
    <w:rsid w:val="00A77213"/>
    <w:rsid w:val="00A8648F"/>
    <w:rsid w:val="00A86F41"/>
    <w:rsid w:val="00A9387F"/>
    <w:rsid w:val="00AA3EFE"/>
    <w:rsid w:val="00B04387"/>
    <w:rsid w:val="00B0581F"/>
    <w:rsid w:val="00B35089"/>
    <w:rsid w:val="00B43A91"/>
    <w:rsid w:val="00B448E2"/>
    <w:rsid w:val="00B5298B"/>
    <w:rsid w:val="00B54586"/>
    <w:rsid w:val="00B54E67"/>
    <w:rsid w:val="00B629B0"/>
    <w:rsid w:val="00B73812"/>
    <w:rsid w:val="00B7574B"/>
    <w:rsid w:val="00B77984"/>
    <w:rsid w:val="00B83686"/>
    <w:rsid w:val="00B91D8E"/>
    <w:rsid w:val="00B93A40"/>
    <w:rsid w:val="00BA1668"/>
    <w:rsid w:val="00BE3E09"/>
    <w:rsid w:val="00C26FA7"/>
    <w:rsid w:val="00C27A74"/>
    <w:rsid w:val="00C33783"/>
    <w:rsid w:val="00C532AF"/>
    <w:rsid w:val="00C54A38"/>
    <w:rsid w:val="00C64954"/>
    <w:rsid w:val="00C70740"/>
    <w:rsid w:val="00C833BC"/>
    <w:rsid w:val="00C83425"/>
    <w:rsid w:val="00C8362C"/>
    <w:rsid w:val="00C84B05"/>
    <w:rsid w:val="00C9285F"/>
    <w:rsid w:val="00CA6D58"/>
    <w:rsid w:val="00CD39D9"/>
    <w:rsid w:val="00CE4662"/>
    <w:rsid w:val="00D055F7"/>
    <w:rsid w:val="00D232DF"/>
    <w:rsid w:val="00D26461"/>
    <w:rsid w:val="00D2778F"/>
    <w:rsid w:val="00D53D5F"/>
    <w:rsid w:val="00D579E4"/>
    <w:rsid w:val="00D6552E"/>
    <w:rsid w:val="00D65844"/>
    <w:rsid w:val="00D71257"/>
    <w:rsid w:val="00D91008"/>
    <w:rsid w:val="00DB1C68"/>
    <w:rsid w:val="00DB4E1F"/>
    <w:rsid w:val="00DC694F"/>
    <w:rsid w:val="00DD3938"/>
    <w:rsid w:val="00DE507E"/>
    <w:rsid w:val="00DE5113"/>
    <w:rsid w:val="00DE6380"/>
    <w:rsid w:val="00DF2C50"/>
    <w:rsid w:val="00E313F5"/>
    <w:rsid w:val="00E31B52"/>
    <w:rsid w:val="00E35B6A"/>
    <w:rsid w:val="00E35EEA"/>
    <w:rsid w:val="00E53F6A"/>
    <w:rsid w:val="00E5443F"/>
    <w:rsid w:val="00E54600"/>
    <w:rsid w:val="00E633FD"/>
    <w:rsid w:val="00E63D38"/>
    <w:rsid w:val="00E65CF5"/>
    <w:rsid w:val="00E8075C"/>
    <w:rsid w:val="00E813ED"/>
    <w:rsid w:val="00E81646"/>
    <w:rsid w:val="00EA5FDB"/>
    <w:rsid w:val="00EB211F"/>
    <w:rsid w:val="00EB3470"/>
    <w:rsid w:val="00ED4F64"/>
    <w:rsid w:val="00EE2E48"/>
    <w:rsid w:val="00EE6378"/>
    <w:rsid w:val="00EE770F"/>
    <w:rsid w:val="00F00B4D"/>
    <w:rsid w:val="00F02DDF"/>
    <w:rsid w:val="00F105A2"/>
    <w:rsid w:val="00F12DC8"/>
    <w:rsid w:val="00F3006E"/>
    <w:rsid w:val="00F429C1"/>
    <w:rsid w:val="00F473BD"/>
    <w:rsid w:val="00F6091D"/>
    <w:rsid w:val="00F630E3"/>
    <w:rsid w:val="00F745E1"/>
    <w:rsid w:val="00F84ED7"/>
    <w:rsid w:val="00F859E7"/>
    <w:rsid w:val="00F93E33"/>
    <w:rsid w:val="00F9400F"/>
    <w:rsid w:val="00F94D2B"/>
    <w:rsid w:val="00F9590A"/>
    <w:rsid w:val="00F97C0A"/>
    <w:rsid w:val="00FA14C9"/>
    <w:rsid w:val="00FA7354"/>
    <w:rsid w:val="00FC47AD"/>
    <w:rsid w:val="00FC5241"/>
    <w:rsid w:val="00FD3E0D"/>
    <w:rsid w:val="00FD577A"/>
    <w:rsid w:val="00FD68DF"/>
    <w:rsid w:val="00FE4D6E"/>
    <w:rsid w:val="00FF1A59"/>
    <w:rsid w:val="00FF52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4435A033"/>
  <w15:chartTrackingRefBased/>
  <w15:docId w15:val="{EFD8697D-5E96-4066-893D-CC32065C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66370F"/>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F9D05-5BA7-446B-8B13-66B92B987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3751</Words>
  <Characters>20632</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fpoulet</dc:creator>
  <cp:keywords/>
  <cp:lastModifiedBy>Le Bouedec Herve</cp:lastModifiedBy>
  <cp:revision>3</cp:revision>
  <cp:lastPrinted>2023-04-20T06:53:00Z</cp:lastPrinted>
  <dcterms:created xsi:type="dcterms:W3CDTF">2026-05-20T06:42:00Z</dcterms:created>
  <dcterms:modified xsi:type="dcterms:W3CDTF">2026-05-20T06:44:00Z</dcterms:modified>
</cp:coreProperties>
</file>